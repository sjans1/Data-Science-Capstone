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509685560"/>
        <w:docPartObj>
          <w:docPartGallery w:val="Cover Pages"/>
          <w:docPartUnique/>
        </w:docPartObj>
      </w:sdtPr>
      <w:sdtEndPr>
        <w:rPr>
          <w:rFonts w:ascii="Arial" w:eastAsia="Times New Roman" w:hAnsi="Arial" w:cs="Arial"/>
          <w:color w:val="1F1F1F"/>
          <w:sz w:val="21"/>
          <w:szCs w:val="21"/>
          <w:lang w:val="en-GB" w:eastAsia="nl-NL"/>
        </w:rPr>
      </w:sdtEndPr>
      <w:sdtContent>
        <w:p w14:paraId="09D7D628" w14:textId="7FB901C8" w:rsidR="00B73AB6" w:rsidRDefault="00B73AB6">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45826A862D864917B6728B298761A7A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83F6D03" w14:textId="281D6D14" w:rsidR="00B73AB6" w:rsidRDefault="00B73AB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Classifying NYC venues based on traffic speed</w:t>
              </w:r>
            </w:p>
          </w:sdtContent>
        </w:sdt>
        <w:p w14:paraId="7445D392" w14:textId="658A6237" w:rsidR="00B73AB6" w:rsidRDefault="00B73AB6">
          <w:pPr>
            <w:pStyle w:val="NoSpacing"/>
            <w:jc w:val="center"/>
            <w:rPr>
              <w:color w:val="4472C4" w:themeColor="accent1"/>
              <w:sz w:val="28"/>
              <w:szCs w:val="28"/>
            </w:rPr>
          </w:pPr>
        </w:p>
        <w:p w14:paraId="66600711" w14:textId="78F6AE5A" w:rsidR="00B73AB6" w:rsidRPr="00CE6CE2" w:rsidRDefault="00CE6CE2" w:rsidP="00CE6CE2">
          <w:pPr>
            <w:pStyle w:val="NoSpacing"/>
            <w:spacing w:before="480"/>
            <w:jc w:val="center"/>
            <w:rPr>
              <w:color w:val="4472C4" w:themeColor="accent1"/>
            </w:rPr>
          </w:pPr>
          <w:hyperlink r:id="rId9" w:history="1">
            <w:r w:rsidRPr="002468B8">
              <w:rPr>
                <w:rStyle w:val="Hyperlink"/>
              </w:rPr>
              <w:t>steffen.janssen@gmail.com</w:t>
            </w:r>
          </w:hyperlink>
        </w:p>
      </w:sdtContent>
    </w:sdt>
    <w:p w14:paraId="4AF9D4F3" w14:textId="38EDE784" w:rsidR="00B73AB6" w:rsidRDefault="00B73AB6" w:rsidP="00B73AB6">
      <w:pPr>
        <w:pStyle w:val="Heading1"/>
        <w:rPr>
          <w:rFonts w:eastAsia="Times New Roman"/>
          <w:lang w:val="en-GB" w:eastAsia="nl-NL"/>
        </w:rPr>
      </w:pPr>
      <w:r>
        <w:rPr>
          <w:rFonts w:eastAsia="Times New Roman"/>
          <w:lang w:val="en-GB" w:eastAsia="nl-NL"/>
        </w:rPr>
        <w:t>Introduction</w:t>
      </w:r>
    </w:p>
    <w:p w14:paraId="10CDB941" w14:textId="75C83023" w:rsidR="00B73AB6" w:rsidRDefault="00B73AB6" w:rsidP="00B73AB6">
      <w:pPr>
        <w:pStyle w:val="Heading2"/>
        <w:rPr>
          <w:lang w:val="en-GB" w:eastAsia="nl-NL"/>
        </w:rPr>
      </w:pPr>
      <w:r>
        <w:rPr>
          <w:lang w:val="en-GB" w:eastAsia="nl-NL"/>
        </w:rPr>
        <w:t>Background</w:t>
      </w:r>
    </w:p>
    <w:p w14:paraId="1BEB9EA9" w14:textId="6916EE37" w:rsidR="00B73AB6" w:rsidRDefault="00424D9F" w:rsidP="00B73AB6">
      <w:pPr>
        <w:rPr>
          <w:lang w:val="en-GB" w:eastAsia="nl-NL"/>
        </w:rPr>
      </w:pPr>
      <w:r>
        <w:rPr>
          <w:lang w:val="en-GB" w:eastAsia="nl-NL"/>
        </w:rPr>
        <w:t xml:space="preserve">New York City has a significant problem with traffic congestion. It is a significant factor that is hampering growth for businesses throughout the city. Businesses </w:t>
      </w:r>
      <w:proofErr w:type="gramStart"/>
      <w:r>
        <w:rPr>
          <w:lang w:val="en-GB" w:eastAsia="nl-NL"/>
        </w:rPr>
        <w:t>in particular can</w:t>
      </w:r>
      <w:proofErr w:type="gramEnd"/>
      <w:r>
        <w:rPr>
          <w:lang w:val="en-GB" w:eastAsia="nl-NL"/>
        </w:rPr>
        <w:t xml:space="preserve"> be affected very strongly when their venues are along roads or avenues that cannot be accessed anymore: their customers may seek to visit other businesses instead that they can get to quickly by car.</w:t>
      </w:r>
    </w:p>
    <w:p w14:paraId="21B5E226" w14:textId="58C1912F" w:rsidR="00424D9F" w:rsidRDefault="00424D9F" w:rsidP="00B73AB6">
      <w:pPr>
        <w:rPr>
          <w:lang w:val="en-GB" w:eastAsia="nl-NL"/>
        </w:rPr>
      </w:pPr>
      <w:r>
        <w:rPr>
          <w:lang w:val="en-GB" w:eastAsia="nl-NL"/>
        </w:rPr>
        <w:t>New York City is monitoring the flow of traffic and have published a section online where one can use and download this data in real-time.</w:t>
      </w:r>
      <w:r w:rsidR="00CE6CE2">
        <w:rPr>
          <w:lang w:val="en-GB" w:eastAsia="nl-NL"/>
        </w:rPr>
        <w:t xml:space="preserve"> </w:t>
      </w:r>
      <w:r>
        <w:rPr>
          <w:lang w:val="en-GB" w:eastAsia="nl-NL"/>
        </w:rPr>
        <w:t>By now it has collected many years of data and it´s a very large dataset that can be used to pinpoint problem areas regarding traffic flow. We can by now create a pretty good baseline of the traffic situation in the city by using this overwhelming amount of datapoints.</w:t>
      </w:r>
    </w:p>
    <w:p w14:paraId="7F7946F2" w14:textId="7BAF4420" w:rsidR="00424D9F" w:rsidRDefault="00424D9F" w:rsidP="00B73AB6">
      <w:pPr>
        <w:rPr>
          <w:lang w:val="en-GB" w:eastAsia="nl-NL"/>
        </w:rPr>
      </w:pPr>
      <w:r>
        <w:rPr>
          <w:lang w:val="en-GB" w:eastAsia="nl-NL"/>
        </w:rPr>
        <w:t xml:space="preserve">At the same </w:t>
      </w:r>
      <w:proofErr w:type="gramStart"/>
      <w:r>
        <w:rPr>
          <w:lang w:val="en-GB" w:eastAsia="nl-NL"/>
        </w:rPr>
        <w:t>time</w:t>
      </w:r>
      <w:proofErr w:type="gramEnd"/>
      <w:r>
        <w:rPr>
          <w:lang w:val="en-GB" w:eastAsia="nl-NL"/>
        </w:rPr>
        <w:t xml:space="preserve"> we can utilise the Foursquare API and Foursquare service to identify which businesses are located where. By combining this </w:t>
      </w:r>
      <w:proofErr w:type="gramStart"/>
      <w:r>
        <w:rPr>
          <w:lang w:val="en-GB" w:eastAsia="nl-NL"/>
        </w:rPr>
        <w:t>data</w:t>
      </w:r>
      <w:proofErr w:type="gramEnd"/>
      <w:r>
        <w:rPr>
          <w:lang w:val="en-GB" w:eastAsia="nl-NL"/>
        </w:rPr>
        <w:t xml:space="preserve"> we can at</w:t>
      </w:r>
      <w:r w:rsidR="00A359B0">
        <w:rPr>
          <w:lang w:val="en-GB" w:eastAsia="nl-NL"/>
        </w:rPr>
        <w:t xml:space="preserve"> </w:t>
      </w:r>
      <w:r>
        <w:rPr>
          <w:lang w:val="en-GB" w:eastAsia="nl-NL"/>
        </w:rPr>
        <w:t>least get a good understanding of the problem and we can start to identify which businesses and what kinds of businesses are located in busy or less busy areas.</w:t>
      </w:r>
    </w:p>
    <w:p w14:paraId="3D11EB9B" w14:textId="77777777" w:rsidR="00B7495B" w:rsidRDefault="00B7495B" w:rsidP="00B73AB6">
      <w:pPr>
        <w:pStyle w:val="Heading2"/>
        <w:rPr>
          <w:lang w:val="en-GB" w:eastAsia="nl-NL"/>
        </w:rPr>
      </w:pPr>
    </w:p>
    <w:p w14:paraId="62E75D34" w14:textId="54A79BD4" w:rsidR="00B73AB6" w:rsidRDefault="00B73AB6" w:rsidP="00B73AB6">
      <w:pPr>
        <w:pStyle w:val="Heading2"/>
        <w:rPr>
          <w:lang w:val="en-GB" w:eastAsia="nl-NL"/>
        </w:rPr>
      </w:pPr>
      <w:r>
        <w:rPr>
          <w:lang w:val="en-GB" w:eastAsia="nl-NL"/>
        </w:rPr>
        <w:t>Problem</w:t>
      </w:r>
      <w:r w:rsidR="00B7495B">
        <w:rPr>
          <w:lang w:val="en-GB" w:eastAsia="nl-NL"/>
        </w:rPr>
        <w:t xml:space="preserve"> and Stakeholders</w:t>
      </w:r>
    </w:p>
    <w:p w14:paraId="144C339A" w14:textId="24E5FDFF" w:rsidR="00424D9F" w:rsidRDefault="00424D9F" w:rsidP="00424D9F">
      <w:pPr>
        <w:rPr>
          <w:lang w:val="en-GB" w:eastAsia="nl-NL"/>
        </w:rPr>
      </w:pPr>
      <w:r>
        <w:rPr>
          <w:lang w:val="en-GB" w:eastAsia="nl-NL"/>
        </w:rPr>
        <w:t xml:space="preserve">The problem is </w:t>
      </w:r>
      <w:r w:rsidR="00B7495B">
        <w:rPr>
          <w:lang w:val="en-GB" w:eastAsia="nl-NL"/>
        </w:rPr>
        <w:t>the traffic congestion itself. Now it is a tall order to try to resolve that by ´only´ doing Data Science, but we can start to identify correlations and determine what types of businesses are located where and try to better understand if they could have a factor to play in resolving the problem.</w:t>
      </w:r>
    </w:p>
    <w:p w14:paraId="264DF56E" w14:textId="172B086C" w:rsidR="00B7495B" w:rsidRPr="00424D9F" w:rsidRDefault="00B7495B" w:rsidP="00424D9F">
      <w:pPr>
        <w:rPr>
          <w:lang w:val="en-GB" w:eastAsia="nl-NL"/>
        </w:rPr>
      </w:pPr>
      <w:r>
        <w:rPr>
          <w:lang w:val="en-GB" w:eastAsia="nl-NL"/>
        </w:rPr>
        <w:t>Interested parties in this investigation / Data Science research project are the NYC government and Business owners so that they can better understand baseline traffic situation in NYC. The business owners can use this to determine where to expand their business if they feel that traffic situations are limiting their potential.</w:t>
      </w:r>
    </w:p>
    <w:p w14:paraId="0340E92E" w14:textId="42F477B6" w:rsidR="00B73AB6" w:rsidRDefault="00B7495B" w:rsidP="00B7495B">
      <w:pPr>
        <w:pStyle w:val="Heading1"/>
        <w:rPr>
          <w:lang w:val="en-GB" w:eastAsia="nl-NL"/>
        </w:rPr>
      </w:pPr>
      <w:r>
        <w:rPr>
          <w:lang w:val="en-GB" w:eastAsia="nl-NL"/>
        </w:rPr>
        <w:lastRenderedPageBreak/>
        <w:t>Data</w:t>
      </w:r>
    </w:p>
    <w:p w14:paraId="7CF5BD6B" w14:textId="296654C6" w:rsidR="007818B6" w:rsidRPr="00BA0BB5" w:rsidRDefault="00B61CF5" w:rsidP="00BA0BB5">
      <w:pPr>
        <w:rPr>
          <w:lang w:val="en-GB" w:eastAsia="nl-NL"/>
        </w:rPr>
      </w:pPr>
      <w:r>
        <w:rPr>
          <w:lang w:val="en-GB" w:eastAsia="nl-NL"/>
        </w:rPr>
        <w:t xml:space="preserve">There are two main sources of data, both of which are publicly available, that I have used in this analysis </w:t>
      </w:r>
      <w:r w:rsidR="007818B6">
        <w:rPr>
          <w:lang w:val="en-GB" w:eastAsia="nl-NL"/>
        </w:rPr>
        <w:t>project.</w:t>
      </w:r>
    </w:p>
    <w:p w14:paraId="2596BC1E" w14:textId="77777777" w:rsidR="00BA0BB5" w:rsidRPr="00B61CF5" w:rsidRDefault="00BA0BB5" w:rsidP="00B15E03">
      <w:pPr>
        <w:numPr>
          <w:ilvl w:val="0"/>
          <w:numId w:val="2"/>
        </w:numPr>
        <w:shd w:val="clear" w:color="auto" w:fill="FFFFFF"/>
        <w:spacing w:before="100" w:beforeAutospacing="1" w:after="100" w:afterAutospacing="1" w:line="240" w:lineRule="auto"/>
        <w:rPr>
          <w:rFonts w:ascii="Helvetica" w:hAnsi="Helvetica" w:cs="Helvetica"/>
          <w:color w:val="000000"/>
          <w:sz w:val="21"/>
          <w:szCs w:val="21"/>
          <w:lang w:val="en-GB"/>
        </w:rPr>
      </w:pPr>
      <w:r w:rsidRPr="00BA0BB5">
        <w:rPr>
          <w:rFonts w:ascii="Helvetica" w:hAnsi="Helvetica" w:cs="Helvetica"/>
          <w:color w:val="000000"/>
          <w:sz w:val="21"/>
          <w:szCs w:val="21"/>
          <w:lang w:val="en-GB"/>
        </w:rPr>
        <w:t xml:space="preserve">Foursquare: Foursquare API can be used to gather information about venues near a certain location. </w:t>
      </w:r>
      <w:r w:rsidRPr="00B61CF5">
        <w:rPr>
          <w:rFonts w:ascii="Helvetica" w:hAnsi="Helvetica" w:cs="Helvetica"/>
          <w:color w:val="000000"/>
          <w:sz w:val="21"/>
          <w:szCs w:val="21"/>
          <w:lang w:val="en-GB"/>
        </w:rPr>
        <w:t>It also contains latitudes and longitudes.</w:t>
      </w:r>
    </w:p>
    <w:p w14:paraId="22BB9BD3" w14:textId="77777777" w:rsidR="00BA0BB5" w:rsidRPr="00BA0BB5" w:rsidRDefault="00BA0BB5" w:rsidP="00B15E03">
      <w:pPr>
        <w:numPr>
          <w:ilvl w:val="0"/>
          <w:numId w:val="2"/>
        </w:numPr>
        <w:shd w:val="clear" w:color="auto" w:fill="FFFFFF"/>
        <w:spacing w:before="100" w:beforeAutospacing="1" w:after="100" w:afterAutospacing="1" w:line="240" w:lineRule="auto"/>
        <w:rPr>
          <w:rFonts w:ascii="Helvetica" w:hAnsi="Helvetica" w:cs="Helvetica"/>
          <w:color w:val="000000"/>
          <w:sz w:val="21"/>
          <w:szCs w:val="21"/>
          <w:lang w:val="en-GB"/>
        </w:rPr>
      </w:pPr>
      <w:r w:rsidRPr="00BA0BB5">
        <w:rPr>
          <w:rFonts w:ascii="Helvetica" w:hAnsi="Helvetica" w:cs="Helvetica"/>
          <w:color w:val="000000"/>
          <w:sz w:val="21"/>
          <w:szCs w:val="21"/>
          <w:lang w:val="en-GB"/>
        </w:rPr>
        <w:t xml:space="preserve">Traffic data contains speed, latitude, longitude and </w:t>
      </w:r>
      <w:proofErr w:type="gramStart"/>
      <w:r w:rsidRPr="00BA0BB5">
        <w:rPr>
          <w:rFonts w:ascii="Helvetica" w:hAnsi="Helvetica" w:cs="Helvetica"/>
          <w:color w:val="000000"/>
          <w:sz w:val="21"/>
          <w:szCs w:val="21"/>
          <w:lang w:val="en-GB"/>
        </w:rPr>
        <w:t>a number of</w:t>
      </w:r>
      <w:proofErr w:type="gramEnd"/>
      <w:r w:rsidRPr="00BA0BB5">
        <w:rPr>
          <w:rFonts w:ascii="Helvetica" w:hAnsi="Helvetica" w:cs="Helvetica"/>
          <w:color w:val="000000"/>
          <w:sz w:val="21"/>
          <w:szCs w:val="21"/>
          <w:lang w:val="en-GB"/>
        </w:rPr>
        <w:t xml:space="preserve"> other variables that can be used to determine the traffic throughput in that road/area.</w:t>
      </w:r>
    </w:p>
    <w:p w14:paraId="1255A7BA" w14:textId="77777777" w:rsidR="00BA0BB5" w:rsidRDefault="00BA0BB5" w:rsidP="00B15E03">
      <w:pPr>
        <w:pStyle w:val="Heading2"/>
        <w:rPr>
          <w:sz w:val="27"/>
          <w:szCs w:val="27"/>
        </w:rPr>
      </w:pPr>
      <w:r>
        <w:t>Data links</w:t>
      </w:r>
    </w:p>
    <w:p w14:paraId="7B103547" w14:textId="77777777" w:rsidR="00BA0BB5" w:rsidRPr="00BA0BB5" w:rsidRDefault="00BA0BB5" w:rsidP="00B15E03">
      <w:pPr>
        <w:numPr>
          <w:ilvl w:val="0"/>
          <w:numId w:val="3"/>
        </w:numPr>
        <w:shd w:val="clear" w:color="auto" w:fill="FFFFFF"/>
        <w:spacing w:before="100" w:beforeAutospacing="1" w:after="100" w:afterAutospacing="1" w:line="240" w:lineRule="auto"/>
        <w:rPr>
          <w:rFonts w:ascii="Helvetica" w:hAnsi="Helvetica" w:cs="Helvetica"/>
          <w:color w:val="000000"/>
          <w:sz w:val="21"/>
          <w:szCs w:val="21"/>
          <w:lang w:val="en-GB"/>
        </w:rPr>
      </w:pPr>
      <w:r w:rsidRPr="00BA0BB5">
        <w:rPr>
          <w:rFonts w:ascii="Helvetica" w:hAnsi="Helvetica" w:cs="Helvetica"/>
          <w:color w:val="000000"/>
          <w:sz w:val="21"/>
          <w:szCs w:val="21"/>
          <w:lang w:val="en-GB"/>
        </w:rPr>
        <w:t>Foursquare API: </w:t>
      </w:r>
      <w:hyperlink r:id="rId10" w:tgtFrame="_blank" w:history="1">
        <w:r w:rsidRPr="00BA0BB5">
          <w:rPr>
            <w:rStyle w:val="Hyperlink"/>
            <w:rFonts w:ascii="Helvetica" w:hAnsi="Helvetica" w:cs="Helvetica"/>
            <w:color w:val="296EAA"/>
            <w:sz w:val="21"/>
            <w:szCs w:val="21"/>
            <w:lang w:val="en-GB"/>
          </w:rPr>
          <w:t>https://api.foursquare.com/v2/venues/explore?&amp;client_id={}&amp;client_secret={}&amp;v={}&amp;ll={},{}&amp;radius={}&amp;limit={}</w:t>
        </w:r>
      </w:hyperlink>
    </w:p>
    <w:p w14:paraId="1429BB2B" w14:textId="127F3315" w:rsidR="00BA0BB5" w:rsidRDefault="00B15E03" w:rsidP="00B15E03">
      <w:pPr>
        <w:numPr>
          <w:ilvl w:val="0"/>
          <w:numId w:val="3"/>
        </w:numPr>
        <w:shd w:val="clear" w:color="auto" w:fill="FFFFFF"/>
        <w:spacing w:before="100" w:beforeAutospacing="1" w:after="100" w:afterAutospacing="1" w:line="240" w:lineRule="auto"/>
        <w:rPr>
          <w:rFonts w:ascii="Helvetica" w:hAnsi="Helvetica" w:cs="Helvetica"/>
          <w:color w:val="000000"/>
          <w:sz w:val="21"/>
          <w:szCs w:val="21"/>
          <w:lang w:val="en-GB"/>
        </w:rPr>
      </w:pPr>
      <w:r>
        <w:rPr>
          <w:rFonts w:ascii="Helvetica" w:hAnsi="Helvetica" w:cs="Helvetica"/>
          <w:color w:val="000000"/>
          <w:sz w:val="21"/>
          <w:szCs w:val="21"/>
          <w:lang w:val="en-GB"/>
        </w:rPr>
        <w:t>Traffic Data</w:t>
      </w:r>
      <w:r w:rsidR="00A36159">
        <w:rPr>
          <w:rFonts w:ascii="Helvetica" w:hAnsi="Helvetica" w:cs="Helvetica"/>
          <w:color w:val="000000"/>
          <w:sz w:val="21"/>
          <w:szCs w:val="21"/>
          <w:lang w:val="en-GB"/>
        </w:rPr>
        <w:t>:</w:t>
      </w:r>
      <w:r w:rsidR="00783EF7">
        <w:rPr>
          <w:rFonts w:ascii="Helvetica" w:hAnsi="Helvetica" w:cs="Helvetica"/>
          <w:color w:val="000000"/>
          <w:sz w:val="21"/>
          <w:szCs w:val="21"/>
          <w:lang w:val="en-GB"/>
        </w:rPr>
        <w:t xml:space="preserve"> </w:t>
      </w:r>
      <w:hyperlink r:id="rId11" w:history="1">
        <w:r w:rsidR="00783EF7" w:rsidRPr="00783EF7">
          <w:rPr>
            <w:rStyle w:val="Hyperlink"/>
            <w:lang w:val="en-GB"/>
          </w:rPr>
          <w:t>https://data.cityofnewyork.us/Transportation/Real-Time-Traffic-Speed-Data/qkm5-nuaq</w:t>
        </w:r>
      </w:hyperlink>
    </w:p>
    <w:p w14:paraId="45530C89" w14:textId="1A8A25BF" w:rsidR="00B15E03" w:rsidRPr="00BA0BB5" w:rsidRDefault="00B15E03" w:rsidP="00B15E03">
      <w:pPr>
        <w:numPr>
          <w:ilvl w:val="0"/>
          <w:numId w:val="3"/>
        </w:numPr>
        <w:shd w:val="clear" w:color="auto" w:fill="FFFFFF"/>
        <w:spacing w:before="100" w:beforeAutospacing="1" w:after="100" w:afterAutospacing="1" w:line="240" w:lineRule="auto"/>
        <w:rPr>
          <w:rFonts w:ascii="Helvetica" w:hAnsi="Helvetica" w:cs="Helvetica"/>
          <w:color w:val="000000"/>
          <w:sz w:val="21"/>
          <w:szCs w:val="21"/>
          <w:lang w:val="en-GB"/>
        </w:rPr>
      </w:pPr>
      <w:r>
        <w:rPr>
          <w:rFonts w:ascii="Helvetica" w:hAnsi="Helvetica" w:cs="Helvetica"/>
          <w:color w:val="000000"/>
          <w:sz w:val="21"/>
          <w:szCs w:val="21"/>
          <w:lang w:val="en-GB"/>
        </w:rPr>
        <w:t>Road segments</w:t>
      </w:r>
      <w:r w:rsidR="00A36159">
        <w:rPr>
          <w:rFonts w:ascii="Helvetica" w:hAnsi="Helvetica" w:cs="Helvetica"/>
          <w:color w:val="000000"/>
          <w:sz w:val="21"/>
          <w:szCs w:val="21"/>
          <w:lang w:val="en-GB"/>
        </w:rPr>
        <w:t>:</w:t>
      </w:r>
      <w:r w:rsidR="00BF2CD8">
        <w:rPr>
          <w:rFonts w:ascii="Helvetica" w:hAnsi="Helvetica" w:cs="Helvetica"/>
          <w:color w:val="000000"/>
          <w:sz w:val="21"/>
          <w:szCs w:val="21"/>
          <w:lang w:val="en-GB"/>
        </w:rPr>
        <w:t xml:space="preserve"> </w:t>
      </w:r>
      <w:hyperlink r:id="rId12" w:anchor="linkinfo.csv" w:tgtFrame="_blank" w:history="1">
        <w:r w:rsidR="00A36159" w:rsidRPr="00A36159">
          <w:rPr>
            <w:rStyle w:val="Hyperlink"/>
            <w:rFonts w:ascii="Helvetica" w:hAnsi="Helvetica" w:cs="Helvetica"/>
            <w:color w:val="296EAA"/>
            <w:sz w:val="21"/>
            <w:szCs w:val="21"/>
            <w:shd w:val="clear" w:color="auto" w:fill="FFFFFF"/>
            <w:lang w:val="en-GB"/>
          </w:rPr>
          <w:t>https://www.kaggle.com/crailtap/nyc-real-time-traffic-speed-data-feed#linkinfo.csv</w:t>
        </w:r>
      </w:hyperlink>
    </w:p>
    <w:p w14:paraId="413C860F" w14:textId="77777777" w:rsidR="00F37F74" w:rsidRDefault="00F37F74" w:rsidP="00BA0BB5">
      <w:pPr>
        <w:pStyle w:val="NormalWeb"/>
        <w:shd w:val="clear" w:color="auto" w:fill="FFFFFF"/>
        <w:spacing w:before="240" w:beforeAutospacing="0" w:after="0" w:afterAutospacing="0"/>
        <w:rPr>
          <w:rFonts w:ascii="Helvetica" w:hAnsi="Helvetica" w:cs="Helvetica"/>
          <w:color w:val="000000"/>
          <w:sz w:val="21"/>
          <w:szCs w:val="21"/>
          <w:lang w:val="en-GB"/>
        </w:rPr>
      </w:pPr>
      <w:r>
        <w:rPr>
          <w:rFonts w:ascii="Helvetica" w:hAnsi="Helvetica" w:cs="Helvetica"/>
          <w:color w:val="000000"/>
          <w:sz w:val="21"/>
          <w:szCs w:val="21"/>
          <w:lang w:val="en-GB"/>
        </w:rPr>
        <w:t>Now for a comprehensive description of these various data sources:</w:t>
      </w:r>
    </w:p>
    <w:p w14:paraId="2AA19F32" w14:textId="77777777" w:rsidR="009B347C" w:rsidRDefault="00BA0BB5" w:rsidP="00BA0BB5">
      <w:pPr>
        <w:pStyle w:val="NormalWeb"/>
        <w:shd w:val="clear" w:color="auto" w:fill="FFFFFF"/>
        <w:spacing w:before="240" w:beforeAutospacing="0" w:after="0" w:afterAutospacing="0"/>
        <w:rPr>
          <w:rFonts w:ascii="Helvetica" w:hAnsi="Helvetica" w:cs="Helvetica"/>
          <w:color w:val="000000"/>
          <w:sz w:val="21"/>
          <w:szCs w:val="21"/>
          <w:lang w:val="en-GB"/>
        </w:rPr>
      </w:pPr>
      <w:r w:rsidRPr="009B347C">
        <w:rPr>
          <w:rFonts w:ascii="Helvetica" w:hAnsi="Helvetica" w:cs="Helvetica"/>
          <w:b/>
          <w:bCs/>
          <w:color w:val="000000"/>
          <w:sz w:val="21"/>
          <w:szCs w:val="21"/>
          <w:lang w:val="en-GB"/>
        </w:rPr>
        <w:t>Foursquare</w:t>
      </w:r>
      <w:r w:rsidRPr="00BA0BB5">
        <w:rPr>
          <w:rFonts w:ascii="Helvetica" w:hAnsi="Helvetica" w:cs="Helvetica"/>
          <w:color w:val="000000"/>
          <w:sz w:val="21"/>
          <w:szCs w:val="21"/>
          <w:lang w:val="en-GB"/>
        </w:rPr>
        <w:t xml:space="preserve">: </w:t>
      </w:r>
    </w:p>
    <w:p w14:paraId="12DA0978" w14:textId="148DD4F9" w:rsidR="00CC203A" w:rsidRPr="009B347C" w:rsidRDefault="00BA0BB5" w:rsidP="009B347C">
      <w:pPr>
        <w:pStyle w:val="NormalWeb"/>
        <w:numPr>
          <w:ilvl w:val="0"/>
          <w:numId w:val="4"/>
        </w:numPr>
        <w:shd w:val="clear" w:color="auto" w:fill="FFFFFF"/>
        <w:spacing w:before="240" w:beforeAutospacing="0" w:after="0" w:afterAutospacing="0"/>
        <w:rPr>
          <w:rFonts w:ascii="Helvetica" w:hAnsi="Helvetica" w:cs="Helvetica"/>
          <w:color w:val="000000"/>
          <w:sz w:val="21"/>
          <w:szCs w:val="21"/>
          <w:lang w:val="en-GB"/>
        </w:rPr>
      </w:pPr>
      <w:r w:rsidRPr="00BA0BB5">
        <w:rPr>
          <w:rFonts w:ascii="Helvetica" w:hAnsi="Helvetica" w:cs="Helvetica"/>
          <w:color w:val="000000"/>
          <w:sz w:val="21"/>
          <w:szCs w:val="21"/>
          <w:lang w:val="en-GB"/>
        </w:rPr>
        <w:t xml:space="preserve">Location: An object containing none, some, or all of address (street address), </w:t>
      </w:r>
      <w:proofErr w:type="spellStart"/>
      <w:r w:rsidRPr="00BA0BB5">
        <w:rPr>
          <w:rFonts w:ascii="Helvetica" w:hAnsi="Helvetica" w:cs="Helvetica"/>
          <w:color w:val="000000"/>
          <w:sz w:val="21"/>
          <w:szCs w:val="21"/>
          <w:lang w:val="en-GB"/>
        </w:rPr>
        <w:t>crossStreet</w:t>
      </w:r>
      <w:proofErr w:type="spellEnd"/>
      <w:r w:rsidRPr="00BA0BB5">
        <w:rPr>
          <w:rFonts w:ascii="Helvetica" w:hAnsi="Helvetica" w:cs="Helvetica"/>
          <w:color w:val="000000"/>
          <w:sz w:val="21"/>
          <w:szCs w:val="21"/>
          <w:lang w:val="en-GB"/>
        </w:rPr>
        <w:t xml:space="preserve">, city, state, </w:t>
      </w:r>
      <w:proofErr w:type="spellStart"/>
      <w:r w:rsidRPr="00BA0BB5">
        <w:rPr>
          <w:rFonts w:ascii="Helvetica" w:hAnsi="Helvetica" w:cs="Helvetica"/>
          <w:color w:val="000000"/>
          <w:sz w:val="21"/>
          <w:szCs w:val="21"/>
          <w:lang w:val="en-GB"/>
        </w:rPr>
        <w:t>postalCode</w:t>
      </w:r>
      <w:proofErr w:type="spellEnd"/>
      <w:r w:rsidRPr="00BA0BB5">
        <w:rPr>
          <w:rFonts w:ascii="Helvetica" w:hAnsi="Helvetica" w:cs="Helvetica"/>
          <w:color w:val="000000"/>
          <w:sz w:val="21"/>
          <w:szCs w:val="21"/>
          <w:lang w:val="en-GB"/>
        </w:rPr>
        <w:t xml:space="preserve">, country, </w:t>
      </w:r>
      <w:proofErr w:type="spellStart"/>
      <w:r w:rsidRPr="00BA0BB5">
        <w:rPr>
          <w:rFonts w:ascii="Helvetica" w:hAnsi="Helvetica" w:cs="Helvetica"/>
          <w:color w:val="000000"/>
          <w:sz w:val="21"/>
          <w:szCs w:val="21"/>
          <w:lang w:val="en-GB"/>
        </w:rPr>
        <w:t>lat</w:t>
      </w:r>
      <w:proofErr w:type="spellEnd"/>
      <w:r w:rsidRPr="00BA0BB5">
        <w:rPr>
          <w:rFonts w:ascii="Helvetica" w:hAnsi="Helvetica" w:cs="Helvetica"/>
          <w:color w:val="000000"/>
          <w:sz w:val="21"/>
          <w:szCs w:val="21"/>
          <w:lang w:val="en-GB"/>
        </w:rPr>
        <w:t xml:space="preserve">, </w:t>
      </w:r>
      <w:proofErr w:type="spellStart"/>
      <w:r w:rsidRPr="00BA0BB5">
        <w:rPr>
          <w:rFonts w:ascii="Helvetica" w:hAnsi="Helvetica" w:cs="Helvetica"/>
          <w:color w:val="000000"/>
          <w:sz w:val="21"/>
          <w:szCs w:val="21"/>
          <w:lang w:val="en-GB"/>
        </w:rPr>
        <w:t>lng</w:t>
      </w:r>
      <w:proofErr w:type="spellEnd"/>
      <w:r w:rsidRPr="00BA0BB5">
        <w:rPr>
          <w:rFonts w:ascii="Helvetica" w:hAnsi="Helvetica" w:cs="Helvetica"/>
          <w:color w:val="000000"/>
          <w:sz w:val="21"/>
          <w:szCs w:val="21"/>
          <w:lang w:val="en-GB"/>
        </w:rPr>
        <w:t xml:space="preserve">, and distance. </w:t>
      </w:r>
      <w:r w:rsidRPr="009B347C">
        <w:rPr>
          <w:rFonts w:ascii="Helvetica" w:hAnsi="Helvetica" w:cs="Helvetica"/>
          <w:color w:val="000000"/>
          <w:sz w:val="21"/>
          <w:szCs w:val="21"/>
          <w:lang w:val="en-GB"/>
        </w:rPr>
        <w:t xml:space="preserve">All fields are strings, except for </w:t>
      </w:r>
      <w:proofErr w:type="spellStart"/>
      <w:r w:rsidRPr="009B347C">
        <w:rPr>
          <w:rFonts w:ascii="Helvetica" w:hAnsi="Helvetica" w:cs="Helvetica"/>
          <w:color w:val="000000"/>
          <w:sz w:val="21"/>
          <w:szCs w:val="21"/>
          <w:lang w:val="en-GB"/>
        </w:rPr>
        <w:t>lat</w:t>
      </w:r>
      <w:proofErr w:type="spellEnd"/>
      <w:r w:rsidRPr="009B347C">
        <w:rPr>
          <w:rFonts w:ascii="Helvetica" w:hAnsi="Helvetica" w:cs="Helvetica"/>
          <w:color w:val="000000"/>
          <w:sz w:val="21"/>
          <w:szCs w:val="21"/>
          <w:lang w:val="en-GB"/>
        </w:rPr>
        <w:t xml:space="preserve">, </w:t>
      </w:r>
      <w:proofErr w:type="spellStart"/>
      <w:r w:rsidRPr="009B347C">
        <w:rPr>
          <w:rFonts w:ascii="Helvetica" w:hAnsi="Helvetica" w:cs="Helvetica"/>
          <w:color w:val="000000"/>
          <w:sz w:val="21"/>
          <w:szCs w:val="21"/>
          <w:lang w:val="en-GB"/>
        </w:rPr>
        <w:t>lng</w:t>
      </w:r>
      <w:proofErr w:type="spellEnd"/>
      <w:r w:rsidRPr="009B347C">
        <w:rPr>
          <w:rFonts w:ascii="Helvetica" w:hAnsi="Helvetica" w:cs="Helvetica"/>
          <w:color w:val="000000"/>
          <w:sz w:val="21"/>
          <w:szCs w:val="21"/>
          <w:lang w:val="en-GB"/>
        </w:rPr>
        <w:t xml:space="preserve">, and distance. Distance is measured in meters. </w:t>
      </w:r>
    </w:p>
    <w:p w14:paraId="271483B2" w14:textId="77777777" w:rsidR="009B347C" w:rsidRDefault="00BA0BB5" w:rsidP="009B347C">
      <w:pPr>
        <w:pStyle w:val="NormalWeb"/>
        <w:numPr>
          <w:ilvl w:val="0"/>
          <w:numId w:val="4"/>
        </w:numPr>
        <w:shd w:val="clear" w:color="auto" w:fill="FFFFFF"/>
        <w:spacing w:before="240" w:beforeAutospacing="0" w:after="0" w:afterAutospacing="0"/>
        <w:rPr>
          <w:rFonts w:ascii="Helvetica" w:hAnsi="Helvetica" w:cs="Helvetica"/>
          <w:color w:val="000000"/>
          <w:sz w:val="21"/>
          <w:szCs w:val="21"/>
          <w:lang w:val="en-GB"/>
        </w:rPr>
      </w:pPr>
      <w:r w:rsidRPr="00BA0BB5">
        <w:rPr>
          <w:rFonts w:ascii="Helvetica" w:hAnsi="Helvetica" w:cs="Helvetica"/>
          <w:color w:val="000000"/>
          <w:sz w:val="21"/>
          <w:szCs w:val="21"/>
          <w:lang w:val="en-GB"/>
        </w:rPr>
        <w:t xml:space="preserve">Some venues have their locations intentionally hidden for privacy reasons (such as private residences). If this is the case, the parameter </w:t>
      </w:r>
      <w:proofErr w:type="spellStart"/>
      <w:r w:rsidRPr="00BA0BB5">
        <w:rPr>
          <w:rFonts w:ascii="Helvetica" w:hAnsi="Helvetica" w:cs="Helvetica"/>
          <w:color w:val="000000"/>
          <w:sz w:val="21"/>
          <w:szCs w:val="21"/>
          <w:lang w:val="en-GB"/>
        </w:rPr>
        <w:t>isFuzzed</w:t>
      </w:r>
      <w:proofErr w:type="spellEnd"/>
      <w:r w:rsidRPr="00BA0BB5">
        <w:rPr>
          <w:rFonts w:ascii="Helvetica" w:hAnsi="Helvetica" w:cs="Helvetica"/>
          <w:color w:val="000000"/>
          <w:sz w:val="21"/>
          <w:szCs w:val="21"/>
          <w:lang w:val="en-GB"/>
        </w:rPr>
        <w:t xml:space="preserve"> will be set to true, and the </w:t>
      </w:r>
      <w:proofErr w:type="spellStart"/>
      <w:r w:rsidRPr="00BA0BB5">
        <w:rPr>
          <w:rFonts w:ascii="Helvetica" w:hAnsi="Helvetica" w:cs="Helvetica"/>
          <w:color w:val="000000"/>
          <w:sz w:val="21"/>
          <w:szCs w:val="21"/>
          <w:lang w:val="en-GB"/>
        </w:rPr>
        <w:t>lat</w:t>
      </w:r>
      <w:proofErr w:type="spellEnd"/>
      <w:r w:rsidRPr="00BA0BB5">
        <w:rPr>
          <w:rFonts w:ascii="Helvetica" w:hAnsi="Helvetica" w:cs="Helvetica"/>
          <w:color w:val="000000"/>
          <w:sz w:val="21"/>
          <w:szCs w:val="21"/>
          <w:lang w:val="en-GB"/>
        </w:rPr>
        <w:t>/</w:t>
      </w:r>
      <w:proofErr w:type="spellStart"/>
      <w:r w:rsidRPr="00BA0BB5">
        <w:rPr>
          <w:rFonts w:ascii="Helvetica" w:hAnsi="Helvetica" w:cs="Helvetica"/>
          <w:color w:val="000000"/>
          <w:sz w:val="21"/>
          <w:szCs w:val="21"/>
          <w:lang w:val="en-GB"/>
        </w:rPr>
        <w:t>lng</w:t>
      </w:r>
      <w:proofErr w:type="spellEnd"/>
      <w:r w:rsidRPr="00BA0BB5">
        <w:rPr>
          <w:rFonts w:ascii="Helvetica" w:hAnsi="Helvetica" w:cs="Helvetica"/>
          <w:color w:val="000000"/>
          <w:sz w:val="21"/>
          <w:szCs w:val="21"/>
          <w:lang w:val="en-GB"/>
        </w:rPr>
        <w:t xml:space="preserve"> parameters will have reduced precision. </w:t>
      </w:r>
    </w:p>
    <w:p w14:paraId="1FFE09FC" w14:textId="2EF92531" w:rsidR="00BA0BB5" w:rsidRPr="00BA0BB5" w:rsidRDefault="00BA0BB5" w:rsidP="009B347C">
      <w:pPr>
        <w:pStyle w:val="NormalWeb"/>
        <w:numPr>
          <w:ilvl w:val="0"/>
          <w:numId w:val="4"/>
        </w:numPr>
        <w:shd w:val="clear" w:color="auto" w:fill="FFFFFF"/>
        <w:spacing w:before="240" w:beforeAutospacing="0" w:after="0" w:afterAutospacing="0"/>
        <w:rPr>
          <w:rFonts w:ascii="Helvetica" w:hAnsi="Helvetica" w:cs="Helvetica"/>
          <w:color w:val="000000"/>
          <w:sz w:val="21"/>
          <w:szCs w:val="21"/>
          <w:lang w:val="en-GB"/>
        </w:rPr>
      </w:pPr>
      <w:r w:rsidRPr="00BA0BB5">
        <w:rPr>
          <w:rFonts w:ascii="Helvetica" w:hAnsi="Helvetica" w:cs="Helvetica"/>
          <w:color w:val="000000"/>
          <w:sz w:val="21"/>
          <w:szCs w:val="21"/>
          <w:lang w:val="en-GB"/>
        </w:rPr>
        <w:t>Category: An array, possibly empty, of categories that have been applied to this venue. One of the categories will have a primary field indicating that it is the primary category for the venue.</w:t>
      </w:r>
    </w:p>
    <w:p w14:paraId="6FD1C636" w14:textId="77777777" w:rsidR="00BA0BB5" w:rsidRPr="00BA0BB5" w:rsidRDefault="00BA0BB5" w:rsidP="00BA0BB5">
      <w:pPr>
        <w:pStyle w:val="NormalWeb"/>
        <w:shd w:val="clear" w:color="auto" w:fill="FFFFFF"/>
        <w:spacing w:before="240" w:beforeAutospacing="0" w:after="0" w:afterAutospacing="0"/>
        <w:rPr>
          <w:rFonts w:ascii="Helvetica" w:hAnsi="Helvetica" w:cs="Helvetica"/>
          <w:color w:val="000000"/>
          <w:sz w:val="21"/>
          <w:szCs w:val="21"/>
          <w:lang w:val="en-GB"/>
        </w:rPr>
      </w:pPr>
      <w:r w:rsidRPr="00BA0BB5">
        <w:rPr>
          <w:rFonts w:ascii="Helvetica" w:hAnsi="Helvetica" w:cs="Helvetica"/>
          <w:color w:val="000000"/>
          <w:sz w:val="21"/>
          <w:szCs w:val="21"/>
          <w:lang w:val="en-GB"/>
        </w:rPr>
        <w:t>Acknowledgements: </w:t>
      </w:r>
      <w:hyperlink r:id="rId13" w:tgtFrame="_blank" w:history="1">
        <w:r w:rsidRPr="00BA0BB5">
          <w:rPr>
            <w:rStyle w:val="Hyperlink"/>
            <w:rFonts w:ascii="Helvetica" w:eastAsiaTheme="majorEastAsia" w:hAnsi="Helvetica" w:cs="Helvetica"/>
            <w:color w:val="296EAA"/>
            <w:sz w:val="21"/>
            <w:szCs w:val="21"/>
            <w:lang w:val="en-GB"/>
          </w:rPr>
          <w:t>https://developer.foursquare.com/docs/api/venues/search</w:t>
        </w:r>
      </w:hyperlink>
    </w:p>
    <w:p w14:paraId="2563E64F" w14:textId="77777777" w:rsidR="009B347C" w:rsidRDefault="009B347C" w:rsidP="00BA0BB5">
      <w:pPr>
        <w:pStyle w:val="NormalWeb"/>
        <w:shd w:val="clear" w:color="auto" w:fill="FFFFFF"/>
        <w:spacing w:before="240" w:beforeAutospacing="0" w:after="0" w:afterAutospacing="0"/>
        <w:rPr>
          <w:rFonts w:ascii="Helvetica" w:hAnsi="Helvetica" w:cs="Helvetica"/>
          <w:color w:val="000000"/>
          <w:sz w:val="21"/>
          <w:szCs w:val="21"/>
          <w:lang w:val="en-GB"/>
        </w:rPr>
      </w:pPr>
      <w:r w:rsidRPr="009B347C">
        <w:rPr>
          <w:rFonts w:ascii="Helvetica" w:hAnsi="Helvetica" w:cs="Helvetica"/>
          <w:b/>
          <w:bCs/>
          <w:color w:val="000000"/>
          <w:sz w:val="21"/>
          <w:szCs w:val="21"/>
          <w:lang w:val="en-GB"/>
        </w:rPr>
        <w:t>Traffic Data:</w:t>
      </w:r>
      <w:r>
        <w:rPr>
          <w:rFonts w:ascii="Helvetica" w:hAnsi="Helvetica" w:cs="Helvetica"/>
          <w:color w:val="000000"/>
          <w:sz w:val="21"/>
          <w:szCs w:val="21"/>
          <w:lang w:val="en-GB"/>
        </w:rPr>
        <w:t xml:space="preserve"> </w:t>
      </w:r>
    </w:p>
    <w:p w14:paraId="0351A25A" w14:textId="77777777" w:rsidR="003E27EC" w:rsidRDefault="00BA0BB5" w:rsidP="003E27EC">
      <w:pPr>
        <w:pStyle w:val="NormalWeb"/>
        <w:numPr>
          <w:ilvl w:val="0"/>
          <w:numId w:val="5"/>
        </w:numPr>
        <w:shd w:val="clear" w:color="auto" w:fill="FFFFFF"/>
        <w:spacing w:before="240" w:beforeAutospacing="0" w:after="0" w:afterAutospacing="0"/>
        <w:rPr>
          <w:rFonts w:ascii="Helvetica" w:hAnsi="Helvetica" w:cs="Helvetica"/>
          <w:color w:val="000000"/>
          <w:sz w:val="21"/>
          <w:szCs w:val="21"/>
          <w:lang w:val="en-GB"/>
        </w:rPr>
      </w:pPr>
      <w:r w:rsidRPr="00BA0BB5">
        <w:rPr>
          <w:rFonts w:ascii="Helvetica" w:hAnsi="Helvetica" w:cs="Helvetica"/>
          <w:color w:val="000000"/>
          <w:sz w:val="21"/>
          <w:szCs w:val="21"/>
          <w:lang w:val="en-GB"/>
        </w:rPr>
        <w:t xml:space="preserve">This data contains 'real-time' traffic information from locations where NYCDOT picks up sensor feeds within the five boroughs of NYC, mostly on major arterials and highways. </w:t>
      </w:r>
    </w:p>
    <w:p w14:paraId="5DADF243" w14:textId="3EF976DC" w:rsidR="00BA0BB5" w:rsidRPr="00BA0BB5" w:rsidRDefault="00BA0BB5" w:rsidP="003E27EC">
      <w:pPr>
        <w:pStyle w:val="NormalWeb"/>
        <w:numPr>
          <w:ilvl w:val="0"/>
          <w:numId w:val="5"/>
        </w:numPr>
        <w:shd w:val="clear" w:color="auto" w:fill="FFFFFF"/>
        <w:spacing w:before="240" w:beforeAutospacing="0" w:after="0" w:afterAutospacing="0"/>
        <w:rPr>
          <w:rFonts w:ascii="Helvetica" w:hAnsi="Helvetica" w:cs="Helvetica"/>
          <w:color w:val="000000"/>
          <w:sz w:val="21"/>
          <w:szCs w:val="21"/>
          <w:lang w:val="en-GB"/>
        </w:rPr>
      </w:pPr>
      <w:r w:rsidRPr="00BA0BB5">
        <w:rPr>
          <w:rFonts w:ascii="Helvetica" w:hAnsi="Helvetica" w:cs="Helvetica"/>
          <w:color w:val="000000"/>
          <w:sz w:val="21"/>
          <w:szCs w:val="21"/>
          <w:lang w:val="en-GB"/>
        </w:rPr>
        <w:t>NYCDOT uses this information for emergency response and management, see Acknowledgements.</w:t>
      </w:r>
    </w:p>
    <w:p w14:paraId="7533DCDD" w14:textId="77777777" w:rsidR="00BA0BB5" w:rsidRPr="00BA0BB5" w:rsidRDefault="00BA0BB5" w:rsidP="003E27EC">
      <w:pPr>
        <w:pStyle w:val="NormalWeb"/>
        <w:numPr>
          <w:ilvl w:val="0"/>
          <w:numId w:val="5"/>
        </w:numPr>
        <w:shd w:val="clear" w:color="auto" w:fill="FFFFFF"/>
        <w:spacing w:before="240" w:beforeAutospacing="0" w:after="0" w:afterAutospacing="0"/>
        <w:rPr>
          <w:rFonts w:ascii="Helvetica" w:hAnsi="Helvetica" w:cs="Helvetica"/>
          <w:color w:val="000000"/>
          <w:sz w:val="21"/>
          <w:szCs w:val="21"/>
          <w:lang w:val="en-GB"/>
        </w:rPr>
      </w:pPr>
      <w:r w:rsidRPr="00BA0BB5">
        <w:rPr>
          <w:rFonts w:ascii="Helvetica" w:hAnsi="Helvetica" w:cs="Helvetica"/>
          <w:color w:val="000000"/>
          <w:sz w:val="21"/>
          <w:szCs w:val="21"/>
          <w:lang w:val="en-GB"/>
        </w:rPr>
        <w:t>NYC Real Time Traffic Speed Data Feed for the year 2016, separated in monthly files of 5 minutes intervals of 'real-time' traffic information within the five boroughs of NYC. Each row represents a given street section (link), for which the average speed, travel time, timestamp and an id of the street section (link) is given. For each link id, information about this link is given in the linkinfo.csv file, e.g., geo coordinates.</w:t>
      </w:r>
    </w:p>
    <w:p w14:paraId="61ACF308" w14:textId="77777777" w:rsidR="00BA0BB5" w:rsidRPr="00BA0BB5" w:rsidRDefault="00BA0BB5" w:rsidP="00BA0BB5">
      <w:pPr>
        <w:pStyle w:val="NormalWeb"/>
        <w:shd w:val="clear" w:color="auto" w:fill="FFFFFF"/>
        <w:spacing w:before="240" w:beforeAutospacing="0" w:after="0" w:afterAutospacing="0"/>
        <w:rPr>
          <w:rFonts w:ascii="Helvetica" w:hAnsi="Helvetica" w:cs="Helvetica"/>
          <w:color w:val="000000"/>
          <w:sz w:val="21"/>
          <w:szCs w:val="21"/>
          <w:lang w:val="en-GB"/>
        </w:rPr>
      </w:pPr>
      <w:r w:rsidRPr="00BA0BB5">
        <w:rPr>
          <w:rFonts w:ascii="Helvetica" w:hAnsi="Helvetica" w:cs="Helvetica"/>
          <w:color w:val="000000"/>
          <w:sz w:val="21"/>
          <w:szCs w:val="21"/>
          <w:lang w:val="en-GB"/>
        </w:rPr>
        <w:t>Acknowledgements: </w:t>
      </w:r>
      <w:hyperlink r:id="rId14" w:tgtFrame="_blank" w:history="1">
        <w:r w:rsidRPr="00BA0BB5">
          <w:rPr>
            <w:rStyle w:val="Hyperlink"/>
            <w:rFonts w:ascii="Helvetica" w:eastAsiaTheme="majorEastAsia" w:hAnsi="Helvetica" w:cs="Helvetica"/>
            <w:color w:val="296EAA"/>
            <w:sz w:val="21"/>
            <w:szCs w:val="21"/>
            <w:lang w:val="en-GB"/>
          </w:rPr>
          <w:t>http://data.beta.nyc/dataset/nyc-real-time-traffic-speed-data-feed-archived</w:t>
        </w:r>
      </w:hyperlink>
      <w:r w:rsidRPr="00BA0BB5">
        <w:rPr>
          <w:rFonts w:ascii="Helvetica" w:hAnsi="Helvetica" w:cs="Helvetica"/>
          <w:color w:val="000000"/>
          <w:sz w:val="21"/>
          <w:szCs w:val="21"/>
          <w:lang w:val="en-GB"/>
        </w:rPr>
        <w:t> </w:t>
      </w:r>
      <w:hyperlink r:id="rId15" w:tgtFrame="_blank" w:history="1">
        <w:r w:rsidRPr="00BA0BB5">
          <w:rPr>
            <w:rStyle w:val="Hyperlink"/>
            <w:rFonts w:ascii="Helvetica" w:eastAsiaTheme="majorEastAsia" w:hAnsi="Helvetica" w:cs="Helvetica"/>
            <w:color w:val="296EAA"/>
            <w:sz w:val="21"/>
            <w:szCs w:val="21"/>
            <w:lang w:val="en-GB"/>
          </w:rPr>
          <w:t>https://data.cityofnewyork.us/Transportation/Real-Time-Traffic-Speed-Data/xsat-x5sa</w:t>
        </w:r>
      </w:hyperlink>
    </w:p>
    <w:p w14:paraId="08172026" w14:textId="3A9B6740" w:rsidR="00B73AB6" w:rsidRDefault="00B73AB6" w:rsidP="00B73AB6">
      <w:pPr>
        <w:rPr>
          <w:lang w:val="en-GB" w:eastAsia="nl-NL"/>
        </w:rPr>
      </w:pPr>
    </w:p>
    <w:p w14:paraId="2AE5C1CF" w14:textId="77777777" w:rsidR="006D0E32" w:rsidRPr="006D0E32" w:rsidRDefault="006D0E32" w:rsidP="00E33EA5">
      <w:pPr>
        <w:pStyle w:val="Heading2"/>
        <w:rPr>
          <w:lang w:val="en-GB"/>
        </w:rPr>
      </w:pPr>
      <w:r w:rsidRPr="006D0E32">
        <w:rPr>
          <w:lang w:val="en-GB"/>
        </w:rPr>
        <w:lastRenderedPageBreak/>
        <w:t>Examples of what the data consists of</w:t>
      </w:r>
    </w:p>
    <w:p w14:paraId="4B48F119" w14:textId="77777777" w:rsidR="006D0E32" w:rsidRPr="006D0E32" w:rsidRDefault="006D0E32" w:rsidP="006D0E32">
      <w:pPr>
        <w:pStyle w:val="NormalWeb"/>
        <w:shd w:val="clear" w:color="auto" w:fill="FFFFFF"/>
        <w:spacing w:before="240" w:beforeAutospacing="0" w:after="0" w:afterAutospacing="0"/>
        <w:rPr>
          <w:rFonts w:ascii="Helvetica" w:hAnsi="Helvetica" w:cs="Helvetica"/>
          <w:color w:val="000000"/>
          <w:sz w:val="21"/>
          <w:szCs w:val="21"/>
          <w:lang w:val="en-GB"/>
        </w:rPr>
      </w:pPr>
      <w:r w:rsidRPr="006D0E32">
        <w:rPr>
          <w:rFonts w:ascii="Helvetica" w:hAnsi="Helvetica" w:cs="Helvetica"/>
          <w:color w:val="000000"/>
          <w:sz w:val="21"/>
          <w:szCs w:val="21"/>
          <w:lang w:val="en-GB"/>
        </w:rPr>
        <w:t>The traffic file (1) contains the following columns (example follows behind the column name)</w:t>
      </w:r>
    </w:p>
    <w:p w14:paraId="48563030" w14:textId="77777777" w:rsidR="006D0E32" w:rsidRDefault="006D0E32" w:rsidP="006D0E32">
      <w:pPr>
        <w:numPr>
          <w:ilvl w:val="0"/>
          <w:numId w:val="6"/>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Id</w:t>
      </w:r>
      <w:proofErr w:type="spellEnd"/>
      <w:r>
        <w:rPr>
          <w:rFonts w:ascii="Helvetica" w:hAnsi="Helvetica" w:cs="Helvetica"/>
          <w:color w:val="000000"/>
          <w:sz w:val="21"/>
          <w:szCs w:val="21"/>
        </w:rPr>
        <w:t>: 142</w:t>
      </w:r>
    </w:p>
    <w:p w14:paraId="2D836EB1" w14:textId="77777777" w:rsidR="006D0E32" w:rsidRDefault="006D0E32" w:rsidP="006D0E32">
      <w:pPr>
        <w:numPr>
          <w:ilvl w:val="0"/>
          <w:numId w:val="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Speed: 49.7</w:t>
      </w:r>
    </w:p>
    <w:p w14:paraId="263A3A32" w14:textId="77777777" w:rsidR="006D0E32" w:rsidRDefault="006D0E32" w:rsidP="006D0E32">
      <w:pPr>
        <w:numPr>
          <w:ilvl w:val="0"/>
          <w:numId w:val="6"/>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TravelTime</w:t>
      </w:r>
      <w:proofErr w:type="spellEnd"/>
      <w:r>
        <w:rPr>
          <w:rFonts w:ascii="Helvetica" w:hAnsi="Helvetica" w:cs="Helvetica"/>
          <w:color w:val="000000"/>
          <w:sz w:val="21"/>
          <w:szCs w:val="21"/>
        </w:rPr>
        <w:t>: 149</w:t>
      </w:r>
    </w:p>
    <w:p w14:paraId="22D744FE" w14:textId="77777777" w:rsidR="006D0E32" w:rsidRDefault="006D0E32" w:rsidP="006D0E32">
      <w:pPr>
        <w:numPr>
          <w:ilvl w:val="0"/>
          <w:numId w:val="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Status 0</w:t>
      </w:r>
    </w:p>
    <w:p w14:paraId="377E79EC" w14:textId="77777777" w:rsidR="006D0E32" w:rsidRDefault="006D0E32" w:rsidP="006D0E32">
      <w:pPr>
        <w:numPr>
          <w:ilvl w:val="0"/>
          <w:numId w:val="6"/>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DataAsOf</w:t>
      </w:r>
      <w:proofErr w:type="spellEnd"/>
      <w:r>
        <w:rPr>
          <w:rFonts w:ascii="Helvetica" w:hAnsi="Helvetica" w:cs="Helvetica"/>
          <w:color w:val="000000"/>
          <w:sz w:val="21"/>
          <w:szCs w:val="21"/>
        </w:rPr>
        <w:t>: 01/07/2020 19:19</w:t>
      </w:r>
    </w:p>
    <w:p w14:paraId="0A182EAD" w14:textId="77777777" w:rsidR="006D0E32" w:rsidRDefault="006D0E32" w:rsidP="006D0E32">
      <w:pPr>
        <w:numPr>
          <w:ilvl w:val="0"/>
          <w:numId w:val="6"/>
        </w:numPr>
        <w:shd w:val="clear" w:color="auto" w:fill="FFFFFF"/>
        <w:spacing w:before="100" w:beforeAutospacing="1" w:after="100" w:afterAutospacing="1" w:line="240" w:lineRule="auto"/>
        <w:rPr>
          <w:rFonts w:ascii="Helvetica" w:hAnsi="Helvetica" w:cs="Helvetica"/>
          <w:color w:val="000000"/>
          <w:sz w:val="21"/>
          <w:szCs w:val="21"/>
        </w:rPr>
      </w:pPr>
      <w:proofErr w:type="spellStart"/>
      <w:proofErr w:type="gramStart"/>
      <w:r>
        <w:rPr>
          <w:rFonts w:ascii="Helvetica" w:hAnsi="Helvetica" w:cs="Helvetica"/>
          <w:color w:val="000000"/>
          <w:sz w:val="21"/>
          <w:szCs w:val="21"/>
        </w:rPr>
        <w:t>linkId</w:t>
      </w:r>
      <w:proofErr w:type="spellEnd"/>
      <w:proofErr w:type="gramEnd"/>
      <w:r>
        <w:rPr>
          <w:rFonts w:ascii="Helvetica" w:hAnsi="Helvetica" w:cs="Helvetica"/>
          <w:color w:val="000000"/>
          <w:sz w:val="21"/>
          <w:szCs w:val="21"/>
        </w:rPr>
        <w:t>: 4616261</w:t>
      </w:r>
    </w:p>
    <w:p w14:paraId="5CC35174" w14:textId="77777777" w:rsidR="006D0E32" w:rsidRPr="006D0E32" w:rsidRDefault="006D0E32" w:rsidP="006D0E32">
      <w:pPr>
        <w:pStyle w:val="NormalWeb"/>
        <w:shd w:val="clear" w:color="auto" w:fill="FFFFFF"/>
        <w:spacing w:before="240" w:beforeAutospacing="0" w:after="0" w:afterAutospacing="0"/>
        <w:rPr>
          <w:rFonts w:ascii="Helvetica" w:hAnsi="Helvetica" w:cs="Helvetica"/>
          <w:color w:val="000000"/>
          <w:sz w:val="21"/>
          <w:szCs w:val="21"/>
          <w:lang w:val="en-GB"/>
        </w:rPr>
      </w:pPr>
      <w:r w:rsidRPr="006D0E32">
        <w:rPr>
          <w:rFonts w:ascii="Helvetica" w:hAnsi="Helvetica" w:cs="Helvetica"/>
          <w:color w:val="000000"/>
          <w:sz w:val="21"/>
          <w:szCs w:val="21"/>
          <w:lang w:val="en-GB"/>
        </w:rPr>
        <w:t>Traffic Data file (2) contains these columns (with examples):</w:t>
      </w:r>
    </w:p>
    <w:p w14:paraId="4C18A83B" w14:textId="77777777" w:rsidR="006D0E32" w:rsidRDefault="006D0E32" w:rsidP="006D0E32">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proofErr w:type="spellStart"/>
      <w:proofErr w:type="gramStart"/>
      <w:r>
        <w:rPr>
          <w:rFonts w:ascii="Helvetica" w:hAnsi="Helvetica" w:cs="Helvetica"/>
          <w:color w:val="000000"/>
          <w:sz w:val="21"/>
          <w:szCs w:val="21"/>
        </w:rPr>
        <w:t>linkId</w:t>
      </w:r>
      <w:proofErr w:type="spellEnd"/>
      <w:proofErr w:type="gramEnd"/>
      <w:r>
        <w:rPr>
          <w:rFonts w:ascii="Helvetica" w:hAnsi="Helvetica" w:cs="Helvetica"/>
          <w:color w:val="000000"/>
          <w:sz w:val="21"/>
          <w:szCs w:val="21"/>
        </w:rPr>
        <w:t>: 4616337</w:t>
      </w:r>
    </w:p>
    <w:p w14:paraId="68FAB826" w14:textId="77777777" w:rsidR="006D0E32" w:rsidRDefault="006D0E32" w:rsidP="006D0E32">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proofErr w:type="spellStart"/>
      <w:proofErr w:type="gramStart"/>
      <w:r>
        <w:rPr>
          <w:rFonts w:ascii="Helvetica" w:hAnsi="Helvetica" w:cs="Helvetica"/>
          <w:color w:val="000000"/>
          <w:sz w:val="21"/>
          <w:szCs w:val="21"/>
        </w:rPr>
        <w:t>linkPoints</w:t>
      </w:r>
      <w:proofErr w:type="spellEnd"/>
      <w:proofErr w:type="gramEnd"/>
      <w:r>
        <w:rPr>
          <w:rFonts w:ascii="Helvetica" w:hAnsi="Helvetica" w:cs="Helvetica"/>
          <w:color w:val="000000"/>
          <w:sz w:val="21"/>
          <w:szCs w:val="21"/>
        </w:rPr>
        <w:t>: 40.74047,-74.009251 40.74137,-74.00893 40.7431706,-74.008591 40.7462304,-74.00797 40.74812,-74.007651 40.748701,-74.007691 40.74971,-74.00819 40.75048,-74.008321 40.751611,-74.00789 40.7537504,-74.00704 40.75721,-74.00463 40.76003,-74.002631 40.7607405,-7</w:t>
      </w:r>
    </w:p>
    <w:p w14:paraId="7577660A" w14:textId="77777777" w:rsidR="006D0E32" w:rsidRDefault="006D0E32" w:rsidP="006D0E32">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EncodedPolyLineLvls</w:t>
      </w:r>
      <w:proofErr w:type="spellEnd"/>
      <w:r>
        <w:rPr>
          <w:rFonts w:ascii="Helvetica" w:hAnsi="Helvetica" w:cs="Helvetica"/>
          <w:color w:val="000000"/>
          <w:sz w:val="21"/>
          <w:szCs w:val="21"/>
        </w:rPr>
        <w:t>: BBBBBBBBBBBBB</w:t>
      </w:r>
    </w:p>
    <w:p w14:paraId="00927E7B" w14:textId="77777777" w:rsidR="006D0E32" w:rsidRDefault="006D0E32" w:rsidP="006D0E32">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Borough</w:t>
      </w:r>
      <w:proofErr w:type="spellEnd"/>
      <w:r>
        <w:rPr>
          <w:rFonts w:ascii="Helvetica" w:hAnsi="Helvetica" w:cs="Helvetica"/>
          <w:color w:val="000000"/>
          <w:sz w:val="21"/>
          <w:szCs w:val="21"/>
        </w:rPr>
        <w:t>: Manhattan</w:t>
      </w:r>
    </w:p>
    <w:p w14:paraId="0F0AD714" w14:textId="77777777" w:rsidR="006D0E32" w:rsidRPr="006D0E32" w:rsidRDefault="006D0E32" w:rsidP="006D0E32">
      <w:pPr>
        <w:pStyle w:val="NormalWeb"/>
        <w:shd w:val="clear" w:color="auto" w:fill="FFFFFF"/>
        <w:spacing w:before="240" w:beforeAutospacing="0" w:after="0" w:afterAutospacing="0"/>
        <w:rPr>
          <w:rFonts w:ascii="Helvetica" w:hAnsi="Helvetica" w:cs="Helvetica"/>
          <w:color w:val="000000"/>
          <w:sz w:val="21"/>
          <w:szCs w:val="21"/>
          <w:lang w:val="en-GB"/>
        </w:rPr>
      </w:pPr>
      <w:r w:rsidRPr="006D0E32">
        <w:rPr>
          <w:rFonts w:ascii="Helvetica" w:hAnsi="Helvetica" w:cs="Helvetica"/>
          <w:color w:val="000000"/>
          <w:sz w:val="21"/>
          <w:szCs w:val="21"/>
          <w:lang w:val="en-GB"/>
        </w:rPr>
        <w:t>The Foursquare API contains these columns (with examples)</w:t>
      </w:r>
    </w:p>
    <w:p w14:paraId="2DE9DC0E" w14:textId="77777777" w:rsidR="006D0E32" w:rsidRDefault="006D0E32" w:rsidP="006D0E32">
      <w:pPr>
        <w:numPr>
          <w:ilvl w:val="0"/>
          <w:numId w:val="8"/>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Venue</w:t>
      </w:r>
      <w:proofErr w:type="spellEnd"/>
      <w:r>
        <w:rPr>
          <w:rFonts w:ascii="Helvetica" w:hAnsi="Helvetica" w:cs="Helvetica"/>
          <w:color w:val="000000"/>
          <w:sz w:val="21"/>
          <w:szCs w:val="21"/>
        </w:rPr>
        <w:t xml:space="preserve"> Latitude: 40.7592276</w:t>
      </w:r>
    </w:p>
    <w:p w14:paraId="7FABD67E" w14:textId="77777777" w:rsidR="006D0E32" w:rsidRDefault="006D0E32" w:rsidP="006D0E32">
      <w:pPr>
        <w:numPr>
          <w:ilvl w:val="0"/>
          <w:numId w:val="8"/>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Venue</w:t>
      </w:r>
      <w:proofErr w:type="spellEnd"/>
      <w:r>
        <w:rPr>
          <w:rFonts w:ascii="Helvetica" w:hAnsi="Helvetica" w:cs="Helvetica"/>
          <w:color w:val="000000"/>
          <w:sz w:val="21"/>
          <w:szCs w:val="21"/>
        </w:rPr>
        <w:t xml:space="preserve"> Longitude: -73.9952319</w:t>
      </w:r>
    </w:p>
    <w:p w14:paraId="7E509A51" w14:textId="77777777" w:rsidR="006D0E32" w:rsidRDefault="006D0E32" w:rsidP="006D0E32">
      <w:pPr>
        <w:numPr>
          <w:ilvl w:val="0"/>
          <w:numId w:val="8"/>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Venue</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Category</w:t>
      </w:r>
      <w:proofErr w:type="spellEnd"/>
      <w:r>
        <w:rPr>
          <w:rFonts w:ascii="Helvetica" w:hAnsi="Helvetica" w:cs="Helvetica"/>
          <w:color w:val="000000"/>
          <w:sz w:val="21"/>
          <w:szCs w:val="21"/>
        </w:rPr>
        <w:t>: Theater</w:t>
      </w:r>
    </w:p>
    <w:p w14:paraId="062ED8CC" w14:textId="1C12D88E" w:rsidR="006D0E32" w:rsidRDefault="006D0E32" w:rsidP="00B73AB6">
      <w:pPr>
        <w:numPr>
          <w:ilvl w:val="0"/>
          <w:numId w:val="8"/>
        </w:numPr>
        <w:shd w:val="clear" w:color="auto" w:fill="FFFFFF"/>
        <w:spacing w:before="100" w:beforeAutospacing="1" w:after="100" w:afterAutospacing="1" w:line="240" w:lineRule="auto"/>
        <w:rPr>
          <w:rFonts w:ascii="Helvetica" w:hAnsi="Helvetica" w:cs="Helvetica"/>
          <w:color w:val="000000"/>
          <w:sz w:val="21"/>
          <w:szCs w:val="21"/>
          <w:lang w:val="en-GB"/>
        </w:rPr>
      </w:pPr>
      <w:r w:rsidRPr="006D0E32">
        <w:rPr>
          <w:rFonts w:ascii="Helvetica" w:hAnsi="Helvetica" w:cs="Helvetica"/>
          <w:color w:val="000000"/>
          <w:sz w:val="21"/>
          <w:szCs w:val="21"/>
          <w:lang w:val="en-GB"/>
        </w:rPr>
        <w:t xml:space="preserve">Venue Name: Pershing Square Signature </w:t>
      </w:r>
      <w:proofErr w:type="spellStart"/>
      <w:r w:rsidRPr="006D0E32">
        <w:rPr>
          <w:rFonts w:ascii="Helvetica" w:hAnsi="Helvetica" w:cs="Helvetica"/>
          <w:color w:val="000000"/>
          <w:sz w:val="21"/>
          <w:szCs w:val="21"/>
          <w:lang w:val="en-GB"/>
        </w:rPr>
        <w:t>Theater</w:t>
      </w:r>
      <w:proofErr w:type="spellEnd"/>
    </w:p>
    <w:p w14:paraId="1A0A7636" w14:textId="494F4F32" w:rsidR="00624552" w:rsidRPr="00E33EA5" w:rsidRDefault="00624552" w:rsidP="00624552">
      <w:pPr>
        <w:shd w:val="clear" w:color="auto" w:fill="FFFFFF"/>
        <w:spacing w:before="100" w:beforeAutospacing="1" w:after="100" w:afterAutospacing="1" w:line="240" w:lineRule="auto"/>
        <w:rPr>
          <w:rFonts w:ascii="Helvetica" w:hAnsi="Helvetica" w:cs="Helvetica"/>
          <w:color w:val="000000"/>
          <w:sz w:val="21"/>
          <w:szCs w:val="21"/>
          <w:lang w:val="en-GB"/>
        </w:rPr>
      </w:pPr>
      <w:r>
        <w:rPr>
          <w:noProof/>
        </w:rPr>
        <w:drawing>
          <wp:inline distT="0" distB="0" distL="0" distR="0" wp14:anchorId="029E1A71" wp14:editId="2B481BD8">
            <wp:extent cx="5731510" cy="29648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64815"/>
                    </a:xfrm>
                    <a:prstGeom prst="rect">
                      <a:avLst/>
                    </a:prstGeom>
                  </pic:spPr>
                </pic:pic>
              </a:graphicData>
            </a:graphic>
          </wp:inline>
        </w:drawing>
      </w:r>
    </w:p>
    <w:p w14:paraId="3034E3BF" w14:textId="57698562" w:rsidR="00B73AB6" w:rsidRDefault="00B73AB6" w:rsidP="00E33EA5">
      <w:pPr>
        <w:pStyle w:val="Heading2"/>
        <w:rPr>
          <w:lang w:val="en-GB" w:eastAsia="nl-NL"/>
        </w:rPr>
      </w:pPr>
      <w:r>
        <w:rPr>
          <w:lang w:val="en-GB" w:eastAsia="nl-NL"/>
        </w:rPr>
        <w:t>Data acquisition and cleaning</w:t>
      </w:r>
      <w:r w:rsidR="003E27EC">
        <w:rPr>
          <w:lang w:val="en-GB" w:eastAsia="nl-NL"/>
        </w:rPr>
        <w:t>:</w:t>
      </w:r>
    </w:p>
    <w:p w14:paraId="1E9D8B87" w14:textId="2739BAC4" w:rsidR="003E27EC" w:rsidRDefault="001C6589" w:rsidP="00B73AB6">
      <w:pPr>
        <w:rPr>
          <w:lang w:val="en-GB" w:eastAsia="nl-NL"/>
        </w:rPr>
      </w:pPr>
      <w:r w:rsidRPr="001C6589">
        <w:rPr>
          <w:b/>
          <w:bCs/>
          <w:lang w:val="en-GB" w:eastAsia="nl-NL"/>
        </w:rPr>
        <w:t>Foursquare</w:t>
      </w:r>
      <w:r>
        <w:rPr>
          <w:lang w:val="en-GB" w:eastAsia="nl-NL"/>
        </w:rPr>
        <w:t xml:space="preserve">: </w:t>
      </w:r>
      <w:r w:rsidR="003E27EC">
        <w:rPr>
          <w:lang w:val="en-GB" w:eastAsia="nl-NL"/>
        </w:rPr>
        <w:t xml:space="preserve">I decided that it would not be feasible to query the data in real time always due to the limits in </w:t>
      </w:r>
      <w:r w:rsidR="00507BEE">
        <w:rPr>
          <w:lang w:val="en-GB" w:eastAsia="nl-NL"/>
        </w:rPr>
        <w:t xml:space="preserve">the free Foursquare API and </w:t>
      </w:r>
      <w:r w:rsidR="009F1817">
        <w:rPr>
          <w:lang w:val="en-GB" w:eastAsia="nl-NL"/>
        </w:rPr>
        <w:t xml:space="preserve">the Real Time </w:t>
      </w:r>
      <w:proofErr w:type="spellStart"/>
      <w:r w:rsidR="009F1817">
        <w:rPr>
          <w:lang w:val="en-GB" w:eastAsia="nl-NL"/>
        </w:rPr>
        <w:t>trafficData</w:t>
      </w:r>
      <w:proofErr w:type="spellEnd"/>
      <w:r w:rsidR="009F1817">
        <w:rPr>
          <w:lang w:val="en-GB" w:eastAsia="nl-NL"/>
        </w:rPr>
        <w:t xml:space="preserve"> API was too slow.</w:t>
      </w:r>
    </w:p>
    <w:p w14:paraId="2F6CC761" w14:textId="7DFDB1C7" w:rsidR="009F1817" w:rsidRDefault="009F1817" w:rsidP="00B73AB6">
      <w:pPr>
        <w:rPr>
          <w:lang w:val="en-GB" w:eastAsia="nl-NL"/>
        </w:rPr>
      </w:pPr>
      <w:r>
        <w:rPr>
          <w:lang w:val="en-GB" w:eastAsia="nl-NL"/>
        </w:rPr>
        <w:t xml:space="preserve">Therefor I have prepared functions in </w:t>
      </w:r>
      <w:r w:rsidR="00DD7635">
        <w:rPr>
          <w:lang w:val="en-GB" w:eastAsia="nl-NL"/>
        </w:rPr>
        <w:t>Python to facilitate the retrieval of data from Foursquare, which is then saved in a local csv file which I have since reused during development of the model.</w:t>
      </w:r>
    </w:p>
    <w:p w14:paraId="089A2B6A" w14:textId="06F34A63" w:rsidR="00DD7635" w:rsidRDefault="001C6589" w:rsidP="00B73AB6">
      <w:pPr>
        <w:rPr>
          <w:rFonts w:ascii="Helvetica" w:hAnsi="Helvetica" w:cs="Helvetica"/>
          <w:color w:val="000000"/>
          <w:sz w:val="21"/>
          <w:szCs w:val="21"/>
          <w:lang w:val="en-GB"/>
        </w:rPr>
      </w:pPr>
      <w:r w:rsidRPr="001C6589">
        <w:rPr>
          <w:b/>
          <w:bCs/>
          <w:lang w:val="en-GB" w:eastAsia="nl-NL"/>
        </w:rPr>
        <w:lastRenderedPageBreak/>
        <w:t>Traffic Data:</w:t>
      </w:r>
      <w:r>
        <w:rPr>
          <w:lang w:val="en-GB" w:eastAsia="nl-NL"/>
        </w:rPr>
        <w:t xml:space="preserve"> </w:t>
      </w:r>
      <w:r w:rsidR="00DD7635">
        <w:rPr>
          <w:lang w:val="en-GB" w:eastAsia="nl-NL"/>
        </w:rPr>
        <w:t>When it comes to the Traffic Data there is a direct link where the full dataset can be downloaded from (</w:t>
      </w:r>
      <w:hyperlink r:id="rId17" w:tgtFrame="_blank" w:history="1">
        <w:r w:rsidR="00DD7635" w:rsidRPr="00BA0BB5">
          <w:rPr>
            <w:rStyle w:val="Hyperlink"/>
            <w:rFonts w:ascii="Helvetica" w:hAnsi="Helvetica" w:cs="Helvetica"/>
            <w:color w:val="296EAA"/>
            <w:sz w:val="21"/>
            <w:szCs w:val="21"/>
            <w:lang w:val="en-GB"/>
          </w:rPr>
          <w:t>https://data.cityofnewyork.us/Transportation/Real-Time-Traffic-Speed-Data/xsat-x5sa</w:t>
        </w:r>
      </w:hyperlink>
      <w:r w:rsidR="00DD7635" w:rsidRPr="00DD7635">
        <w:rPr>
          <w:rFonts w:ascii="Helvetica" w:hAnsi="Helvetica" w:cs="Helvetica"/>
          <w:color w:val="000000"/>
          <w:sz w:val="21"/>
          <w:szCs w:val="21"/>
          <w:lang w:val="en-GB"/>
        </w:rPr>
        <w:t>)</w:t>
      </w:r>
      <w:r w:rsidR="00DD7635">
        <w:rPr>
          <w:rFonts w:ascii="Helvetica" w:hAnsi="Helvetica" w:cs="Helvetica"/>
          <w:color w:val="000000"/>
          <w:sz w:val="21"/>
          <w:szCs w:val="21"/>
          <w:lang w:val="en-GB"/>
        </w:rPr>
        <w:t>. This dataset is 15GB in total in csv format.</w:t>
      </w:r>
    </w:p>
    <w:p w14:paraId="2D15DDBF" w14:textId="1E0245C5" w:rsidR="00F35CBC" w:rsidRDefault="00DD7635" w:rsidP="00B73AB6">
      <w:pPr>
        <w:rPr>
          <w:rFonts w:ascii="Helvetica" w:hAnsi="Helvetica" w:cs="Helvetica"/>
          <w:color w:val="000000"/>
          <w:sz w:val="21"/>
          <w:szCs w:val="21"/>
          <w:lang w:val="en-GB"/>
        </w:rPr>
      </w:pPr>
      <w:r>
        <w:rPr>
          <w:rFonts w:ascii="Helvetica" w:hAnsi="Helvetica" w:cs="Helvetica"/>
          <w:color w:val="000000"/>
          <w:sz w:val="21"/>
          <w:szCs w:val="21"/>
          <w:lang w:val="en-GB"/>
        </w:rPr>
        <w:t xml:space="preserve">For performance reasons it was impossible for me to build the analysis on the </w:t>
      </w:r>
      <w:r w:rsidR="00FA0898">
        <w:rPr>
          <w:rFonts w:ascii="Helvetica" w:hAnsi="Helvetica" w:cs="Helvetica"/>
          <w:color w:val="000000"/>
          <w:sz w:val="21"/>
          <w:szCs w:val="21"/>
          <w:lang w:val="en-GB"/>
        </w:rPr>
        <w:t>full 15GB of traffic data which is why I cleansed the data to limit it to only the information from 202</w:t>
      </w:r>
      <w:r w:rsidR="00993A80">
        <w:rPr>
          <w:rFonts w:ascii="Helvetica" w:hAnsi="Helvetica" w:cs="Helvetica"/>
          <w:color w:val="000000"/>
          <w:sz w:val="21"/>
          <w:szCs w:val="21"/>
          <w:lang w:val="en-GB"/>
        </w:rPr>
        <w:t>0.</w:t>
      </w:r>
      <w:r w:rsidR="00E51E08">
        <w:rPr>
          <w:rFonts w:ascii="Helvetica" w:hAnsi="Helvetica" w:cs="Helvetica"/>
          <w:color w:val="000000"/>
          <w:sz w:val="21"/>
          <w:szCs w:val="21"/>
          <w:lang w:val="en-GB"/>
        </w:rPr>
        <w:t xml:space="preserve"> This data cleansing was done in Excel.</w:t>
      </w:r>
      <w:r w:rsidR="00E33EA5">
        <w:rPr>
          <w:rFonts w:ascii="Helvetica" w:hAnsi="Helvetica" w:cs="Helvetica"/>
          <w:color w:val="000000"/>
          <w:sz w:val="21"/>
          <w:szCs w:val="21"/>
          <w:lang w:val="en-GB"/>
        </w:rPr>
        <w:t xml:space="preserve"> </w:t>
      </w:r>
      <w:r w:rsidR="003A3848">
        <w:rPr>
          <w:rFonts w:ascii="Helvetica" w:hAnsi="Helvetica" w:cs="Helvetica"/>
          <w:color w:val="000000"/>
          <w:sz w:val="21"/>
          <w:szCs w:val="21"/>
          <w:lang w:val="en-GB"/>
        </w:rPr>
        <w:t>Otherwise the raw data was ingested into the python model</w:t>
      </w:r>
      <w:r w:rsidR="0095093E">
        <w:rPr>
          <w:rFonts w:ascii="Helvetica" w:hAnsi="Helvetica" w:cs="Helvetica"/>
          <w:color w:val="000000"/>
          <w:sz w:val="21"/>
          <w:szCs w:val="21"/>
          <w:lang w:val="en-GB"/>
        </w:rPr>
        <w:t xml:space="preserve"> and further data cleansing was applied there.</w:t>
      </w:r>
    </w:p>
    <w:p w14:paraId="44D1C713" w14:textId="39738E10" w:rsidR="0095093E" w:rsidRDefault="0095093E" w:rsidP="00B73AB6">
      <w:pPr>
        <w:rPr>
          <w:rFonts w:ascii="Helvetica" w:hAnsi="Helvetica" w:cs="Helvetica"/>
          <w:color w:val="000000"/>
          <w:sz w:val="21"/>
          <w:szCs w:val="21"/>
          <w:lang w:val="en-GB"/>
        </w:rPr>
      </w:pPr>
      <w:r>
        <w:rPr>
          <w:rFonts w:ascii="Helvetica" w:hAnsi="Helvetica" w:cs="Helvetica"/>
          <w:color w:val="000000"/>
          <w:sz w:val="21"/>
          <w:szCs w:val="21"/>
          <w:lang w:val="en-GB"/>
        </w:rPr>
        <w:t xml:space="preserve">These are the steps </w:t>
      </w:r>
      <w:r w:rsidR="00C24B2F">
        <w:rPr>
          <w:rFonts w:ascii="Helvetica" w:hAnsi="Helvetica" w:cs="Helvetica"/>
          <w:color w:val="000000"/>
          <w:sz w:val="21"/>
          <w:szCs w:val="21"/>
          <w:lang w:val="en-GB"/>
        </w:rPr>
        <w:t xml:space="preserve">of Data </w:t>
      </w:r>
      <w:proofErr w:type="spellStart"/>
      <w:r w:rsidR="00C24B2F">
        <w:rPr>
          <w:rFonts w:ascii="Helvetica" w:hAnsi="Helvetica" w:cs="Helvetica"/>
          <w:color w:val="000000"/>
          <w:sz w:val="21"/>
          <w:szCs w:val="21"/>
          <w:lang w:val="en-GB"/>
        </w:rPr>
        <w:t>Preprocessing</w:t>
      </w:r>
      <w:proofErr w:type="spellEnd"/>
      <w:r w:rsidR="00C24B2F">
        <w:rPr>
          <w:rFonts w:ascii="Helvetica" w:hAnsi="Helvetica" w:cs="Helvetica"/>
          <w:color w:val="000000"/>
          <w:sz w:val="21"/>
          <w:szCs w:val="21"/>
          <w:lang w:val="en-GB"/>
        </w:rPr>
        <w:t xml:space="preserve"> that were required for the traffic data:</w:t>
      </w:r>
    </w:p>
    <w:p w14:paraId="211DCF0F" w14:textId="501B06CC" w:rsidR="00C24B2F" w:rsidRDefault="00BA5670" w:rsidP="00E33EA5">
      <w:pPr>
        <w:pStyle w:val="ListParagraph"/>
        <w:numPr>
          <w:ilvl w:val="0"/>
          <w:numId w:val="9"/>
        </w:numPr>
        <w:rPr>
          <w:rFonts w:ascii="Helvetica" w:hAnsi="Helvetica" w:cs="Helvetica"/>
          <w:color w:val="000000"/>
          <w:sz w:val="21"/>
          <w:szCs w:val="21"/>
          <w:lang w:val="en-GB"/>
        </w:rPr>
      </w:pPr>
      <w:r w:rsidRPr="00BA5670">
        <w:rPr>
          <w:rFonts w:ascii="Helvetica" w:hAnsi="Helvetica" w:cs="Helvetica"/>
          <w:color w:val="000000"/>
          <w:sz w:val="21"/>
          <w:szCs w:val="21"/>
          <w:lang w:val="en-GB"/>
        </w:rPr>
        <w:t>["TRANSCOM_ID", "LINK_NAME"]</w:t>
      </w:r>
      <w:r w:rsidRPr="00BA5670">
        <w:rPr>
          <w:rFonts w:ascii="Helvetica" w:hAnsi="Helvetica" w:cs="Helvetica"/>
          <w:color w:val="000000"/>
          <w:sz w:val="21"/>
          <w:szCs w:val="21"/>
          <w:lang w:val="en-GB"/>
        </w:rPr>
        <w:t xml:space="preserve"> columns wer</w:t>
      </w:r>
      <w:r>
        <w:rPr>
          <w:rFonts w:ascii="Helvetica" w:hAnsi="Helvetica" w:cs="Helvetica"/>
          <w:color w:val="000000"/>
          <w:sz w:val="21"/>
          <w:szCs w:val="21"/>
          <w:lang w:val="en-GB"/>
        </w:rPr>
        <w:t>e dropped</w:t>
      </w:r>
      <w:r w:rsidR="000E2576">
        <w:rPr>
          <w:rFonts w:ascii="Helvetica" w:hAnsi="Helvetica" w:cs="Helvetica"/>
          <w:color w:val="000000"/>
          <w:sz w:val="21"/>
          <w:szCs w:val="21"/>
          <w:lang w:val="en-GB"/>
        </w:rPr>
        <w:t xml:space="preserve"> because they do not contain data we can use</w:t>
      </w:r>
      <w:r w:rsidR="00054FDA">
        <w:rPr>
          <w:rFonts w:ascii="Helvetica" w:hAnsi="Helvetica" w:cs="Helvetica"/>
          <w:color w:val="000000"/>
          <w:sz w:val="21"/>
          <w:szCs w:val="21"/>
          <w:lang w:val="en-GB"/>
        </w:rPr>
        <w:t xml:space="preserve">. </w:t>
      </w:r>
      <w:proofErr w:type="spellStart"/>
      <w:r w:rsidR="00054FDA">
        <w:rPr>
          <w:rFonts w:ascii="Helvetica" w:hAnsi="Helvetica" w:cs="Helvetica"/>
          <w:color w:val="000000"/>
          <w:sz w:val="21"/>
          <w:szCs w:val="21"/>
          <w:lang w:val="en-GB"/>
        </w:rPr>
        <w:t>Link_Name</w:t>
      </w:r>
      <w:proofErr w:type="spellEnd"/>
      <w:r w:rsidR="00054FDA">
        <w:rPr>
          <w:rFonts w:ascii="Helvetica" w:hAnsi="Helvetica" w:cs="Helvetica"/>
          <w:color w:val="000000"/>
          <w:sz w:val="21"/>
          <w:szCs w:val="21"/>
          <w:lang w:val="en-GB"/>
        </w:rPr>
        <w:t xml:space="preserve"> is identical to LINK_ID, TRANSCOM_ID is </w:t>
      </w:r>
      <w:r w:rsidR="0088066B">
        <w:rPr>
          <w:rFonts w:ascii="Helvetica" w:hAnsi="Helvetica" w:cs="Helvetica"/>
          <w:color w:val="000000"/>
          <w:sz w:val="21"/>
          <w:szCs w:val="21"/>
          <w:lang w:val="en-GB"/>
        </w:rPr>
        <w:t>a coded version of LINK_ID.</w:t>
      </w:r>
    </w:p>
    <w:p w14:paraId="117C0501" w14:textId="698E9122" w:rsidR="00BA5670" w:rsidRDefault="00783FDB" w:rsidP="00E33EA5">
      <w:pPr>
        <w:pStyle w:val="ListParagraph"/>
        <w:numPr>
          <w:ilvl w:val="0"/>
          <w:numId w:val="9"/>
        </w:numPr>
        <w:rPr>
          <w:rFonts w:ascii="Helvetica" w:hAnsi="Helvetica" w:cs="Helvetica"/>
          <w:color w:val="000000"/>
          <w:sz w:val="21"/>
          <w:szCs w:val="21"/>
          <w:lang w:val="en-GB"/>
        </w:rPr>
      </w:pPr>
      <w:r>
        <w:rPr>
          <w:rFonts w:ascii="Helvetica" w:hAnsi="Helvetica" w:cs="Helvetica"/>
          <w:color w:val="000000"/>
          <w:sz w:val="21"/>
          <w:szCs w:val="21"/>
          <w:lang w:val="en-GB"/>
        </w:rPr>
        <w:t>“</w:t>
      </w:r>
      <w:r w:rsidRPr="00783FDB">
        <w:rPr>
          <w:rFonts w:ascii="Helvetica" w:hAnsi="Helvetica" w:cs="Helvetica"/>
          <w:color w:val="000000"/>
          <w:sz w:val="21"/>
          <w:szCs w:val="21"/>
          <w:lang w:val="en-GB"/>
        </w:rPr>
        <w:t>ENCODED_POLY_LINE_LVLS</w:t>
      </w:r>
      <w:r>
        <w:rPr>
          <w:rFonts w:ascii="Helvetica" w:hAnsi="Helvetica" w:cs="Helvetica"/>
          <w:color w:val="000000"/>
          <w:sz w:val="21"/>
          <w:szCs w:val="21"/>
          <w:lang w:val="en-GB"/>
        </w:rPr>
        <w:t xml:space="preserve"> “is an encoded value for the length of the road segment, this is converted to an integer for easy processing.</w:t>
      </w:r>
    </w:p>
    <w:p w14:paraId="208BBF38" w14:textId="60BCF8AF" w:rsidR="00783FDB" w:rsidRDefault="000917C3" w:rsidP="00E33EA5">
      <w:pPr>
        <w:pStyle w:val="ListParagraph"/>
        <w:numPr>
          <w:ilvl w:val="0"/>
          <w:numId w:val="9"/>
        </w:numPr>
        <w:rPr>
          <w:rFonts w:ascii="Helvetica" w:hAnsi="Helvetica" w:cs="Helvetica"/>
          <w:color w:val="000000"/>
          <w:sz w:val="21"/>
          <w:szCs w:val="21"/>
          <w:lang w:val="en-GB"/>
        </w:rPr>
      </w:pPr>
      <w:r>
        <w:rPr>
          <w:rFonts w:ascii="Helvetica" w:hAnsi="Helvetica" w:cs="Helvetica"/>
          <w:color w:val="000000"/>
          <w:sz w:val="21"/>
          <w:szCs w:val="21"/>
          <w:lang w:val="en-GB"/>
        </w:rPr>
        <w:t>“</w:t>
      </w:r>
      <w:r w:rsidRPr="000917C3">
        <w:rPr>
          <w:rFonts w:ascii="Helvetica" w:hAnsi="Helvetica" w:cs="Helvetica"/>
          <w:color w:val="000000"/>
          <w:sz w:val="21"/>
          <w:szCs w:val="21"/>
          <w:lang w:val="en-GB"/>
        </w:rPr>
        <w:t>LINK_POINTS</w:t>
      </w:r>
      <w:r>
        <w:rPr>
          <w:rFonts w:ascii="Helvetica" w:hAnsi="Helvetica" w:cs="Helvetica"/>
          <w:color w:val="000000"/>
          <w:sz w:val="21"/>
          <w:szCs w:val="21"/>
          <w:lang w:val="en-GB"/>
        </w:rPr>
        <w:t xml:space="preserve">” is split up into individual </w:t>
      </w:r>
      <w:proofErr w:type="spellStart"/>
      <w:r w:rsidR="00707A69">
        <w:rPr>
          <w:rFonts w:ascii="Helvetica" w:hAnsi="Helvetica" w:cs="Helvetica"/>
          <w:color w:val="000000"/>
          <w:sz w:val="21"/>
          <w:szCs w:val="21"/>
          <w:lang w:val="en-GB"/>
        </w:rPr>
        <w:t>featues</w:t>
      </w:r>
      <w:proofErr w:type="spellEnd"/>
      <w:r w:rsidR="00707A69">
        <w:rPr>
          <w:rFonts w:ascii="Helvetica" w:hAnsi="Helvetica" w:cs="Helvetica"/>
          <w:color w:val="000000"/>
          <w:sz w:val="21"/>
          <w:szCs w:val="21"/>
          <w:lang w:val="en-GB"/>
        </w:rPr>
        <w:t xml:space="preserve"> for each coordinate of the road segment. The original is a chain of coordinates (longitude and latitude), this is split up into individual </w:t>
      </w:r>
      <w:r w:rsidR="009717BF">
        <w:rPr>
          <w:rFonts w:ascii="Helvetica" w:hAnsi="Helvetica" w:cs="Helvetica"/>
          <w:color w:val="000000"/>
          <w:sz w:val="21"/>
          <w:szCs w:val="21"/>
          <w:lang w:val="en-GB"/>
        </w:rPr>
        <w:t>tuples for each coordinate for easy access.</w:t>
      </w:r>
    </w:p>
    <w:p w14:paraId="4C9D42CA" w14:textId="788527E3" w:rsidR="009717BF" w:rsidRDefault="009717BF" w:rsidP="009717BF">
      <w:pPr>
        <w:pStyle w:val="ListParagraph"/>
        <w:numPr>
          <w:ilvl w:val="1"/>
          <w:numId w:val="9"/>
        </w:numPr>
        <w:rPr>
          <w:rFonts w:ascii="Helvetica" w:hAnsi="Helvetica" w:cs="Helvetica"/>
          <w:color w:val="000000"/>
          <w:sz w:val="21"/>
          <w:szCs w:val="21"/>
          <w:lang w:val="en-GB"/>
        </w:rPr>
      </w:pPr>
      <w:r>
        <w:rPr>
          <w:rFonts w:ascii="Helvetica" w:hAnsi="Helvetica" w:cs="Helvetica"/>
          <w:color w:val="000000"/>
          <w:sz w:val="21"/>
          <w:szCs w:val="21"/>
          <w:lang w:val="en-GB"/>
        </w:rPr>
        <w:t xml:space="preserve">The last two </w:t>
      </w:r>
      <w:r w:rsidR="000C40EF">
        <w:rPr>
          <w:rFonts w:ascii="Helvetica" w:hAnsi="Helvetica" w:cs="Helvetica"/>
          <w:color w:val="000000"/>
          <w:sz w:val="21"/>
          <w:szCs w:val="21"/>
          <w:lang w:val="en-GB"/>
        </w:rPr>
        <w:t xml:space="preserve">tuples are dropped </w:t>
      </w:r>
      <w:proofErr w:type="gramStart"/>
      <w:r w:rsidR="000C40EF">
        <w:rPr>
          <w:rFonts w:ascii="Helvetica" w:hAnsi="Helvetica" w:cs="Helvetica"/>
          <w:color w:val="000000"/>
          <w:sz w:val="21"/>
          <w:szCs w:val="21"/>
          <w:lang w:val="en-GB"/>
        </w:rPr>
        <w:t>due to the fact that</w:t>
      </w:r>
      <w:proofErr w:type="gramEnd"/>
      <w:r w:rsidR="000C40EF">
        <w:rPr>
          <w:rFonts w:ascii="Helvetica" w:hAnsi="Helvetica" w:cs="Helvetica"/>
          <w:color w:val="000000"/>
          <w:sz w:val="21"/>
          <w:szCs w:val="21"/>
          <w:lang w:val="en-GB"/>
        </w:rPr>
        <w:t xml:space="preserve"> they do not reliably contain valid data</w:t>
      </w:r>
      <w:r w:rsidR="008B69E1">
        <w:rPr>
          <w:rFonts w:ascii="Helvetica" w:hAnsi="Helvetica" w:cs="Helvetica"/>
          <w:color w:val="000000"/>
          <w:sz w:val="21"/>
          <w:szCs w:val="21"/>
          <w:lang w:val="en-GB"/>
        </w:rPr>
        <w:t xml:space="preserve"> (valid coordinates). </w:t>
      </w:r>
      <w:proofErr w:type="gramStart"/>
      <w:r w:rsidR="008B69E1">
        <w:rPr>
          <w:rFonts w:ascii="Helvetica" w:hAnsi="Helvetica" w:cs="Helvetica"/>
          <w:color w:val="000000"/>
          <w:sz w:val="21"/>
          <w:szCs w:val="21"/>
          <w:lang w:val="en-GB"/>
        </w:rPr>
        <w:t>Often times</w:t>
      </w:r>
      <w:proofErr w:type="gramEnd"/>
      <w:r w:rsidR="008B69E1">
        <w:rPr>
          <w:rFonts w:ascii="Helvetica" w:hAnsi="Helvetica" w:cs="Helvetica"/>
          <w:color w:val="000000"/>
          <w:sz w:val="21"/>
          <w:szCs w:val="21"/>
          <w:lang w:val="en-GB"/>
        </w:rPr>
        <w:t xml:space="preserve"> the coordinates are cut off halfway when it comes to the last two segments. I expect that there is a len</w:t>
      </w:r>
      <w:r w:rsidR="00B34555">
        <w:rPr>
          <w:rFonts w:ascii="Helvetica" w:hAnsi="Helvetica" w:cs="Helvetica"/>
          <w:color w:val="000000"/>
          <w:sz w:val="21"/>
          <w:szCs w:val="21"/>
          <w:lang w:val="en-GB"/>
        </w:rPr>
        <w:t xml:space="preserve">gth problem with the original data collection where </w:t>
      </w:r>
      <w:r w:rsidR="005D66F8">
        <w:rPr>
          <w:rFonts w:ascii="Helvetica" w:hAnsi="Helvetica" w:cs="Helvetica"/>
          <w:color w:val="000000"/>
          <w:sz w:val="21"/>
          <w:szCs w:val="21"/>
          <w:lang w:val="en-GB"/>
        </w:rPr>
        <w:t>it is cut off at a certain length.</w:t>
      </w:r>
    </w:p>
    <w:p w14:paraId="2F5D7FBC" w14:textId="45343244" w:rsidR="00923F7F" w:rsidRPr="00762C2A" w:rsidRDefault="00475898" w:rsidP="00923F7F">
      <w:pPr>
        <w:pStyle w:val="ListParagraph"/>
        <w:numPr>
          <w:ilvl w:val="0"/>
          <w:numId w:val="9"/>
        </w:numPr>
        <w:rPr>
          <w:rFonts w:ascii="Helvetica" w:hAnsi="Helvetica" w:cs="Helvetica"/>
          <w:color w:val="000000"/>
          <w:sz w:val="21"/>
          <w:szCs w:val="21"/>
          <w:lang w:val="en-GB"/>
        </w:rPr>
      </w:pPr>
      <w:r>
        <w:rPr>
          <w:rFonts w:ascii="Helvetica" w:hAnsi="Helvetica" w:cs="Helvetica"/>
          <w:color w:val="000000"/>
          <w:sz w:val="21"/>
          <w:szCs w:val="21"/>
          <w:lang w:val="en-GB"/>
        </w:rPr>
        <w:t>“</w:t>
      </w:r>
      <w:r w:rsidR="00A64A66" w:rsidRPr="00A64A66">
        <w:rPr>
          <w:rFonts w:ascii="Helvetica" w:hAnsi="Helvetica" w:cs="Helvetica"/>
          <w:color w:val="000000"/>
          <w:sz w:val="21"/>
          <w:szCs w:val="21"/>
          <w:lang w:val="en-GB"/>
        </w:rPr>
        <w:t>DATA_AS_OF</w:t>
      </w:r>
      <w:r>
        <w:rPr>
          <w:rFonts w:ascii="Helvetica" w:hAnsi="Helvetica" w:cs="Helvetica"/>
          <w:color w:val="000000"/>
          <w:sz w:val="21"/>
          <w:szCs w:val="21"/>
          <w:lang w:val="en-GB"/>
        </w:rPr>
        <w:t>”</w:t>
      </w:r>
      <w:r w:rsidR="00A64A66">
        <w:rPr>
          <w:rFonts w:ascii="Helvetica" w:hAnsi="Helvetica" w:cs="Helvetica"/>
          <w:color w:val="000000"/>
          <w:sz w:val="21"/>
          <w:szCs w:val="21"/>
          <w:lang w:val="en-GB"/>
        </w:rPr>
        <w:t xml:space="preserve"> value is harmonized across the different measurements. Different link segments submit date information in different formats. </w:t>
      </w:r>
      <w:proofErr w:type="gramStart"/>
      <w:r w:rsidR="00A64A66">
        <w:rPr>
          <w:rFonts w:ascii="Helvetica" w:hAnsi="Helvetica" w:cs="Helvetica"/>
          <w:color w:val="000000"/>
          <w:sz w:val="21"/>
          <w:szCs w:val="21"/>
          <w:lang w:val="en-GB"/>
        </w:rPr>
        <w:t>This needs</w:t>
      </w:r>
      <w:proofErr w:type="gramEnd"/>
      <w:r w:rsidR="00A64A66">
        <w:rPr>
          <w:rFonts w:ascii="Helvetica" w:hAnsi="Helvetica" w:cs="Helvetica"/>
          <w:color w:val="000000"/>
          <w:sz w:val="21"/>
          <w:szCs w:val="21"/>
          <w:lang w:val="en-GB"/>
        </w:rPr>
        <w:t xml:space="preserve"> converting to a universal format that is consistent.</w:t>
      </w:r>
    </w:p>
    <w:p w14:paraId="04F246C0" w14:textId="77777777" w:rsidR="00C46E98" w:rsidRDefault="00C46E98" w:rsidP="005D0511">
      <w:pPr>
        <w:pStyle w:val="Heading2"/>
        <w:rPr>
          <w:lang w:val="en-GB" w:eastAsia="nl-NL"/>
        </w:rPr>
      </w:pPr>
    </w:p>
    <w:p w14:paraId="2D83730F" w14:textId="1ABDF87B" w:rsidR="00B73AB6" w:rsidRDefault="00B73AB6" w:rsidP="005D0511">
      <w:pPr>
        <w:pStyle w:val="Heading2"/>
        <w:rPr>
          <w:lang w:val="en-GB" w:eastAsia="nl-NL"/>
        </w:rPr>
      </w:pPr>
      <w:r>
        <w:rPr>
          <w:lang w:val="en-GB" w:eastAsia="nl-NL"/>
        </w:rPr>
        <w:t>Feature Selection</w:t>
      </w:r>
    </w:p>
    <w:p w14:paraId="0E078739" w14:textId="617DEFF1" w:rsidR="005D0511" w:rsidRDefault="00044C44" w:rsidP="005D0511">
      <w:pPr>
        <w:rPr>
          <w:lang w:val="en-GB" w:eastAsia="nl-NL"/>
        </w:rPr>
      </w:pPr>
      <w:r>
        <w:rPr>
          <w:lang w:val="en-GB" w:eastAsia="nl-NL"/>
        </w:rPr>
        <w:t>Although the problem that is being investigated is complex, the features that are in play are rather limited. The primary feature for the analysis is based around the coordinates (longitude and latitude) of the Venues and the road segments.</w:t>
      </w:r>
    </w:p>
    <w:p w14:paraId="376ACEE3" w14:textId="22BFFAD2" w:rsidR="00044C44" w:rsidRDefault="00AF494A" w:rsidP="005D0511">
      <w:pPr>
        <w:rPr>
          <w:lang w:val="en-GB" w:eastAsia="nl-NL"/>
        </w:rPr>
      </w:pPr>
      <w:r>
        <w:rPr>
          <w:lang w:val="en-GB" w:eastAsia="nl-NL"/>
        </w:rPr>
        <w:t>A secondary feature from the Foursquare data is the Venue Category</w:t>
      </w:r>
      <w:r w:rsidR="002D76D7">
        <w:rPr>
          <w:lang w:val="en-GB" w:eastAsia="nl-NL"/>
        </w:rPr>
        <w:t>. We are not interested in the Borough, Neighbourhood, Venue Name</w:t>
      </w:r>
      <w:r w:rsidR="000D220B">
        <w:rPr>
          <w:lang w:val="en-GB" w:eastAsia="nl-NL"/>
        </w:rPr>
        <w:t xml:space="preserve">. The neighbourhood and Borough depend entirely on the Coordinates, whereas the name does not add any </w:t>
      </w:r>
      <w:r w:rsidR="00DC4371">
        <w:rPr>
          <w:lang w:val="en-GB" w:eastAsia="nl-NL"/>
        </w:rPr>
        <w:t>value to our analysis.</w:t>
      </w:r>
    </w:p>
    <w:p w14:paraId="7A4FA22B" w14:textId="45A68123" w:rsidR="00B73AB6" w:rsidRDefault="00DC4371" w:rsidP="00B73AB6">
      <w:pPr>
        <w:rPr>
          <w:lang w:val="en-GB" w:eastAsia="nl-NL"/>
        </w:rPr>
      </w:pPr>
      <w:r>
        <w:rPr>
          <w:lang w:val="en-GB" w:eastAsia="nl-NL"/>
        </w:rPr>
        <w:t>The secondary features from the Traffic Data set are</w:t>
      </w:r>
      <w:r w:rsidR="007C4B82">
        <w:rPr>
          <w:lang w:val="en-GB" w:eastAsia="nl-NL"/>
        </w:rPr>
        <w:t xml:space="preserve"> the speed, </w:t>
      </w:r>
      <w:r w:rsidR="00D434CC">
        <w:rPr>
          <w:lang w:val="en-GB" w:eastAsia="nl-NL"/>
        </w:rPr>
        <w:t xml:space="preserve">status and the encoded length of the road segment. </w:t>
      </w:r>
      <w:r w:rsidR="000F7DC2">
        <w:rPr>
          <w:lang w:val="en-GB" w:eastAsia="nl-NL"/>
        </w:rPr>
        <w:t>We will be using these features in building our</w:t>
      </w:r>
      <w:r w:rsidR="00D41CF4">
        <w:rPr>
          <w:lang w:val="en-GB" w:eastAsia="nl-NL"/>
        </w:rPr>
        <w:t xml:space="preserve"> </w:t>
      </w:r>
      <w:r w:rsidR="000F7DC2">
        <w:rPr>
          <w:lang w:val="en-GB" w:eastAsia="nl-NL"/>
        </w:rPr>
        <w:t xml:space="preserve">model and predicting </w:t>
      </w:r>
      <w:r w:rsidR="00D41CF4">
        <w:rPr>
          <w:lang w:val="en-GB" w:eastAsia="nl-NL"/>
        </w:rPr>
        <w:t>the properties of coordinates or venues.</w:t>
      </w:r>
    </w:p>
    <w:p w14:paraId="17AA608D" w14:textId="77777777" w:rsidR="005D1B62" w:rsidRDefault="005D1B62">
      <w:pPr>
        <w:rPr>
          <w:rFonts w:asciiTheme="majorHAnsi" w:eastAsiaTheme="majorEastAsia" w:hAnsiTheme="majorHAnsi" w:cstheme="majorBidi"/>
          <w:color w:val="2F5496" w:themeColor="accent1" w:themeShade="BF"/>
          <w:sz w:val="32"/>
          <w:szCs w:val="32"/>
          <w:lang w:val="en-GB" w:eastAsia="nl-NL"/>
        </w:rPr>
      </w:pPr>
      <w:r>
        <w:rPr>
          <w:lang w:val="en-GB" w:eastAsia="nl-NL"/>
        </w:rPr>
        <w:br w:type="page"/>
      </w:r>
    </w:p>
    <w:p w14:paraId="3B64A177" w14:textId="6663A47E" w:rsidR="00B73AB6" w:rsidRDefault="00B73AB6" w:rsidP="00762C2A">
      <w:pPr>
        <w:pStyle w:val="Heading1"/>
        <w:rPr>
          <w:lang w:val="en-GB" w:eastAsia="nl-NL"/>
        </w:rPr>
      </w:pPr>
      <w:r>
        <w:rPr>
          <w:lang w:val="en-GB" w:eastAsia="nl-NL"/>
        </w:rPr>
        <w:lastRenderedPageBreak/>
        <w:t>Methodology</w:t>
      </w:r>
    </w:p>
    <w:p w14:paraId="214494AD" w14:textId="6C1DF9C2" w:rsidR="00FF6E41" w:rsidRDefault="00FF6E41" w:rsidP="00FF6E41">
      <w:pPr>
        <w:rPr>
          <w:lang w:val="en-GB" w:eastAsia="nl-NL"/>
        </w:rPr>
      </w:pPr>
      <w:r>
        <w:rPr>
          <w:lang w:val="en-GB" w:eastAsia="nl-NL"/>
        </w:rPr>
        <w:t xml:space="preserve">The </w:t>
      </w:r>
      <w:proofErr w:type="gramStart"/>
      <w:r>
        <w:rPr>
          <w:lang w:val="en-GB" w:eastAsia="nl-NL"/>
        </w:rPr>
        <w:t>high level</w:t>
      </w:r>
      <w:proofErr w:type="gramEnd"/>
      <w:r>
        <w:rPr>
          <w:lang w:val="en-GB" w:eastAsia="nl-NL"/>
        </w:rPr>
        <w:t xml:space="preserve"> approach </w:t>
      </w:r>
      <w:r w:rsidR="00BD0691">
        <w:rPr>
          <w:lang w:val="en-GB" w:eastAsia="nl-NL"/>
        </w:rPr>
        <w:t xml:space="preserve">for the actual modelling </w:t>
      </w:r>
      <w:r>
        <w:rPr>
          <w:lang w:val="en-GB" w:eastAsia="nl-NL"/>
        </w:rPr>
        <w:t>is as follows:</w:t>
      </w:r>
    </w:p>
    <w:p w14:paraId="216ED874" w14:textId="0E24E620" w:rsidR="00FF6E41" w:rsidRDefault="00BD0691" w:rsidP="00BD0691">
      <w:pPr>
        <w:pStyle w:val="ListParagraph"/>
        <w:numPr>
          <w:ilvl w:val="0"/>
          <w:numId w:val="10"/>
        </w:numPr>
        <w:rPr>
          <w:lang w:val="en-GB" w:eastAsia="nl-NL"/>
        </w:rPr>
      </w:pPr>
      <w:r>
        <w:rPr>
          <w:lang w:val="en-GB" w:eastAsia="nl-NL"/>
        </w:rPr>
        <w:t>Extract data</w:t>
      </w:r>
    </w:p>
    <w:p w14:paraId="3A6765CA" w14:textId="41ACD7D4" w:rsidR="00BD0691" w:rsidRDefault="00F722D4" w:rsidP="00BD0691">
      <w:pPr>
        <w:pStyle w:val="ListParagraph"/>
        <w:numPr>
          <w:ilvl w:val="0"/>
          <w:numId w:val="10"/>
        </w:numPr>
        <w:rPr>
          <w:lang w:val="en-GB" w:eastAsia="nl-NL"/>
        </w:rPr>
      </w:pPr>
      <w:r>
        <w:rPr>
          <w:lang w:val="en-GB" w:eastAsia="nl-NL"/>
        </w:rPr>
        <w:t>Cleanse and pre-process Data</w:t>
      </w:r>
    </w:p>
    <w:p w14:paraId="1EE0C89E" w14:textId="6C4404B6" w:rsidR="00F722D4" w:rsidRDefault="00701085" w:rsidP="00BD0691">
      <w:pPr>
        <w:pStyle w:val="ListParagraph"/>
        <w:numPr>
          <w:ilvl w:val="0"/>
          <w:numId w:val="10"/>
        </w:numPr>
        <w:rPr>
          <w:lang w:val="en-GB" w:eastAsia="nl-NL"/>
        </w:rPr>
      </w:pPr>
      <w:r>
        <w:rPr>
          <w:lang w:val="en-GB" w:eastAsia="nl-NL"/>
        </w:rPr>
        <w:t xml:space="preserve">Combine Traffic Data (1) and Traffic Data (2) by </w:t>
      </w:r>
      <w:r w:rsidR="00F7279A">
        <w:rPr>
          <w:lang w:val="en-GB" w:eastAsia="nl-NL"/>
        </w:rPr>
        <w:t>matching</w:t>
      </w:r>
      <w:r>
        <w:rPr>
          <w:lang w:val="en-GB" w:eastAsia="nl-NL"/>
        </w:rPr>
        <w:t xml:space="preserve"> on the L</w:t>
      </w:r>
      <w:r w:rsidR="0087435C">
        <w:rPr>
          <w:lang w:val="en-GB" w:eastAsia="nl-NL"/>
        </w:rPr>
        <w:t>INK_ID</w:t>
      </w:r>
    </w:p>
    <w:p w14:paraId="419EA096" w14:textId="79EA54C1" w:rsidR="0087435C" w:rsidRDefault="00C12565" w:rsidP="00BD0691">
      <w:pPr>
        <w:pStyle w:val="ListParagraph"/>
        <w:numPr>
          <w:ilvl w:val="0"/>
          <w:numId w:val="10"/>
        </w:numPr>
        <w:rPr>
          <w:lang w:val="en-GB" w:eastAsia="nl-NL"/>
        </w:rPr>
      </w:pPr>
      <w:r>
        <w:rPr>
          <w:lang w:val="en-GB" w:eastAsia="nl-NL"/>
        </w:rPr>
        <w:t xml:space="preserve">Create a baseline by </w:t>
      </w:r>
      <w:r w:rsidR="00353AC8">
        <w:rPr>
          <w:lang w:val="en-GB" w:eastAsia="nl-NL"/>
        </w:rPr>
        <w:t xml:space="preserve">writing a function to score </w:t>
      </w:r>
      <w:r w:rsidR="00904396">
        <w:rPr>
          <w:lang w:val="en-GB" w:eastAsia="nl-NL"/>
        </w:rPr>
        <w:t>“traffic speed performance”</w:t>
      </w:r>
    </w:p>
    <w:p w14:paraId="2DC26574" w14:textId="3BB42F8D" w:rsidR="00904396" w:rsidRDefault="003C5F31" w:rsidP="00BD0691">
      <w:pPr>
        <w:pStyle w:val="ListParagraph"/>
        <w:numPr>
          <w:ilvl w:val="0"/>
          <w:numId w:val="10"/>
        </w:numPr>
        <w:rPr>
          <w:lang w:val="en-GB" w:eastAsia="nl-NL"/>
        </w:rPr>
      </w:pPr>
      <w:r>
        <w:rPr>
          <w:lang w:val="en-GB" w:eastAsia="nl-NL"/>
        </w:rPr>
        <w:t xml:space="preserve">Use the baseline function </w:t>
      </w:r>
      <w:r w:rsidR="00A05ADA">
        <w:rPr>
          <w:lang w:val="en-GB" w:eastAsia="nl-NL"/>
        </w:rPr>
        <w:t>against an average of the dataset for each of the time periods and road segments</w:t>
      </w:r>
      <w:r w:rsidR="00A13CCE">
        <w:rPr>
          <w:lang w:val="en-GB" w:eastAsia="nl-NL"/>
        </w:rPr>
        <w:t xml:space="preserve"> to score that date/time/segment</w:t>
      </w:r>
      <w:r w:rsidR="00D630CB">
        <w:rPr>
          <w:lang w:val="en-GB" w:eastAsia="nl-NL"/>
        </w:rPr>
        <w:t xml:space="preserve"> using road speed</w:t>
      </w:r>
    </w:p>
    <w:p w14:paraId="6786E192" w14:textId="0A9110D6" w:rsidR="00A13CCE" w:rsidRDefault="005A7D5B" w:rsidP="00BD0691">
      <w:pPr>
        <w:pStyle w:val="ListParagraph"/>
        <w:numPr>
          <w:ilvl w:val="0"/>
          <w:numId w:val="10"/>
        </w:numPr>
        <w:rPr>
          <w:lang w:val="en-GB" w:eastAsia="nl-NL"/>
        </w:rPr>
      </w:pPr>
      <w:r>
        <w:rPr>
          <w:lang w:val="en-GB" w:eastAsia="nl-NL"/>
        </w:rPr>
        <w:t xml:space="preserve">Build a classifier against the </w:t>
      </w:r>
      <w:r w:rsidR="00A27C16">
        <w:rPr>
          <w:lang w:val="en-GB" w:eastAsia="nl-NL"/>
        </w:rPr>
        <w:t>date/time/segments (X features) in order to predict the performance</w:t>
      </w:r>
      <w:r w:rsidR="00D630CB">
        <w:rPr>
          <w:lang w:val="en-GB" w:eastAsia="nl-NL"/>
        </w:rPr>
        <w:t xml:space="preserve"> (y value)</w:t>
      </w:r>
    </w:p>
    <w:p w14:paraId="7A3FA8B2" w14:textId="562C6F0B" w:rsidR="00D630CB" w:rsidRDefault="00D630CB" w:rsidP="00BD0691">
      <w:pPr>
        <w:pStyle w:val="ListParagraph"/>
        <w:numPr>
          <w:ilvl w:val="0"/>
          <w:numId w:val="10"/>
        </w:numPr>
        <w:rPr>
          <w:lang w:val="en-GB" w:eastAsia="nl-NL"/>
        </w:rPr>
      </w:pPr>
      <w:r>
        <w:rPr>
          <w:lang w:val="en-GB" w:eastAsia="nl-NL"/>
        </w:rPr>
        <w:t xml:space="preserve">Classify </w:t>
      </w:r>
      <w:r w:rsidR="006F7326">
        <w:rPr>
          <w:lang w:val="en-GB" w:eastAsia="nl-NL"/>
        </w:rPr>
        <w:t>Venue locations using classifier</w:t>
      </w:r>
    </w:p>
    <w:p w14:paraId="01ACE8A5" w14:textId="266AAC7A" w:rsidR="006F7326" w:rsidRDefault="006F7326" w:rsidP="00BD0691">
      <w:pPr>
        <w:pStyle w:val="ListParagraph"/>
        <w:numPr>
          <w:ilvl w:val="0"/>
          <w:numId w:val="10"/>
        </w:numPr>
        <w:rPr>
          <w:lang w:val="en-GB" w:eastAsia="nl-NL"/>
        </w:rPr>
      </w:pPr>
      <w:r>
        <w:rPr>
          <w:lang w:val="en-GB" w:eastAsia="nl-NL"/>
        </w:rPr>
        <w:t>Analyse results</w:t>
      </w:r>
    </w:p>
    <w:p w14:paraId="1CC0F9B3" w14:textId="77777777" w:rsidR="00C46E98" w:rsidRDefault="00C46E98" w:rsidP="006F7326">
      <w:pPr>
        <w:pStyle w:val="Heading3"/>
        <w:rPr>
          <w:lang w:val="en-GB" w:eastAsia="nl-NL"/>
        </w:rPr>
      </w:pPr>
    </w:p>
    <w:p w14:paraId="0605C543" w14:textId="5D90F2D7" w:rsidR="00B73AB6" w:rsidRDefault="00B73AB6" w:rsidP="006F7326">
      <w:pPr>
        <w:pStyle w:val="Heading3"/>
        <w:rPr>
          <w:lang w:val="en-GB" w:eastAsia="nl-NL"/>
        </w:rPr>
      </w:pPr>
      <w:r>
        <w:rPr>
          <w:lang w:val="en-GB" w:eastAsia="nl-NL"/>
        </w:rPr>
        <w:t>Exploratory Data Analysis</w:t>
      </w:r>
    </w:p>
    <w:p w14:paraId="48A65FF0" w14:textId="75AEC21C" w:rsidR="006F7326" w:rsidRDefault="0089151C" w:rsidP="006F7326">
      <w:pPr>
        <w:rPr>
          <w:lang w:val="en-GB" w:eastAsia="nl-NL"/>
        </w:rPr>
      </w:pPr>
      <w:r>
        <w:rPr>
          <w:lang w:val="en-GB" w:eastAsia="nl-NL"/>
        </w:rPr>
        <w:t xml:space="preserve">Speed </w:t>
      </w:r>
      <w:r w:rsidR="00671948">
        <w:rPr>
          <w:lang w:val="en-GB" w:eastAsia="nl-NL"/>
        </w:rPr>
        <w:t>on average is</w:t>
      </w:r>
      <w:r>
        <w:rPr>
          <w:lang w:val="en-GB" w:eastAsia="nl-NL"/>
        </w:rPr>
        <w:t xml:space="preserve"> very varied</w:t>
      </w:r>
      <w:r w:rsidR="00781C2D">
        <w:rPr>
          <w:lang w:val="en-GB" w:eastAsia="nl-NL"/>
        </w:rPr>
        <w:t xml:space="preserve">, but </w:t>
      </w:r>
      <w:r w:rsidR="000027FD">
        <w:rPr>
          <w:lang w:val="en-GB" w:eastAsia="nl-NL"/>
        </w:rPr>
        <w:t>morning/evening/night differences aren’t that pronounced</w:t>
      </w:r>
    </w:p>
    <w:p w14:paraId="43D8FD65" w14:textId="5C40C1A1" w:rsidR="003044AA" w:rsidRDefault="006B3AEE" w:rsidP="006F7326">
      <w:pPr>
        <w:rPr>
          <w:lang w:val="en-GB" w:eastAsia="nl-NL"/>
        </w:rPr>
      </w:pPr>
      <w:r>
        <w:rPr>
          <w:lang w:val="en-GB" w:eastAsia="nl-NL"/>
        </w:rPr>
        <w:tab/>
      </w:r>
      <w:r>
        <w:rPr>
          <w:lang w:val="en-GB" w:eastAsia="nl-NL"/>
        </w:rPr>
        <w:tab/>
      </w:r>
      <w:r w:rsidRPr="006B3AEE">
        <w:rPr>
          <w:b/>
          <w:bCs/>
          <w:lang w:val="en-GB" w:eastAsia="nl-NL"/>
        </w:rPr>
        <w:t>Average</w:t>
      </w:r>
      <w:r>
        <w:rPr>
          <w:lang w:val="en-GB" w:eastAsia="nl-NL"/>
        </w:rPr>
        <w:tab/>
      </w:r>
      <w:r>
        <w:rPr>
          <w:lang w:val="en-GB" w:eastAsia="nl-NL"/>
        </w:rPr>
        <w:tab/>
      </w:r>
      <w:r>
        <w:rPr>
          <w:lang w:val="en-GB" w:eastAsia="nl-NL"/>
        </w:rPr>
        <w:tab/>
      </w:r>
      <w:r w:rsidRPr="006B3AEE">
        <w:rPr>
          <w:b/>
          <w:bCs/>
          <w:lang w:val="en-GB" w:eastAsia="nl-NL"/>
        </w:rPr>
        <w:t>Morning</w:t>
      </w:r>
      <w:r>
        <w:rPr>
          <w:lang w:val="en-GB" w:eastAsia="nl-NL"/>
        </w:rPr>
        <w:tab/>
      </w:r>
      <w:r>
        <w:rPr>
          <w:lang w:val="en-GB" w:eastAsia="nl-NL"/>
        </w:rPr>
        <w:tab/>
      </w:r>
      <w:r>
        <w:rPr>
          <w:lang w:val="en-GB" w:eastAsia="nl-NL"/>
        </w:rPr>
        <w:tab/>
      </w:r>
      <w:r w:rsidRPr="006B3AEE">
        <w:rPr>
          <w:b/>
          <w:bCs/>
          <w:lang w:val="en-GB" w:eastAsia="nl-NL"/>
        </w:rPr>
        <w:t>Night</w:t>
      </w:r>
    </w:p>
    <w:p w14:paraId="5F0A3718" w14:textId="17453919" w:rsidR="00BE50B0" w:rsidRDefault="00AC6F64" w:rsidP="006F7326">
      <w:pPr>
        <w:rPr>
          <w:lang w:val="en-GB" w:eastAsia="nl-NL"/>
        </w:rPr>
      </w:pPr>
      <w:r>
        <w:rPr>
          <w:noProof/>
          <w:lang w:val="en-GB"/>
        </w:rPr>
        <w:drawing>
          <wp:inline distT="0" distB="0" distL="0" distR="0" wp14:anchorId="7C5211B0" wp14:editId="71F4D396">
            <wp:extent cx="1865672" cy="1257300"/>
            <wp:effectExtent l="0" t="0" r="1270" b="0"/>
            <wp:docPr id="12" name="Picture 12" descr="C:\Users\STEFFENJanssen\AppData\Local\Microsoft\Windows\INetCache\Content.MSO\DF2B46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EFFENJanssen\AppData\Local\Microsoft\Windows\INetCache\Content.MSO\DF2B467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619" cy="1282873"/>
                    </a:xfrm>
                    <a:prstGeom prst="rect">
                      <a:avLst/>
                    </a:prstGeom>
                    <a:noFill/>
                    <a:ln>
                      <a:noFill/>
                    </a:ln>
                  </pic:spPr>
                </pic:pic>
              </a:graphicData>
            </a:graphic>
          </wp:inline>
        </w:drawing>
      </w:r>
      <w:r w:rsidR="001B0CE8">
        <w:rPr>
          <w:noProof/>
          <w:lang w:val="en-GB"/>
        </w:rPr>
        <w:drawing>
          <wp:inline distT="0" distB="0" distL="0" distR="0" wp14:anchorId="4399E3ED" wp14:editId="3445BA07">
            <wp:extent cx="1837404" cy="1238250"/>
            <wp:effectExtent l="0" t="0" r="0" b="0"/>
            <wp:docPr id="11" name="Picture 11" descr="C:\Users\STEFFENJanssen\AppData\Local\Microsoft\Windows\INetCache\Content.MSO\E8E1C8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EFFENJanssen\AppData\Local\Microsoft\Windows\INetCache\Content.MSO\E8E1C89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111" cy="1281183"/>
                    </a:xfrm>
                    <a:prstGeom prst="rect">
                      <a:avLst/>
                    </a:prstGeom>
                    <a:noFill/>
                    <a:ln>
                      <a:noFill/>
                    </a:ln>
                  </pic:spPr>
                </pic:pic>
              </a:graphicData>
            </a:graphic>
          </wp:inline>
        </w:drawing>
      </w:r>
      <w:r w:rsidR="00175985">
        <w:rPr>
          <w:noProof/>
          <w:lang w:val="en-GB"/>
        </w:rPr>
        <w:drawing>
          <wp:inline distT="0" distB="0" distL="0" distR="0" wp14:anchorId="69C23CF3" wp14:editId="441D9141">
            <wp:extent cx="1841500" cy="1241011"/>
            <wp:effectExtent l="0" t="0" r="6350" b="0"/>
            <wp:docPr id="10" name="Picture 10" descr="C:\Users\STEFFENJanssen\AppData\Local\Microsoft\Windows\INetCache\Content.MSO\FC947C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FFENJanssen\AppData\Local\Microsoft\Windows\INetCache\Content.MSO\FC947CE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4325" cy="1263132"/>
                    </a:xfrm>
                    <a:prstGeom prst="rect">
                      <a:avLst/>
                    </a:prstGeom>
                    <a:noFill/>
                    <a:ln>
                      <a:noFill/>
                    </a:ln>
                  </pic:spPr>
                </pic:pic>
              </a:graphicData>
            </a:graphic>
          </wp:inline>
        </w:drawing>
      </w:r>
    </w:p>
    <w:p w14:paraId="13689B78" w14:textId="7A910447" w:rsidR="00BE50B0" w:rsidRDefault="00BE50B0" w:rsidP="006F7326">
      <w:pPr>
        <w:rPr>
          <w:lang w:val="en-GB" w:eastAsia="nl-NL"/>
        </w:rPr>
      </w:pPr>
      <w:r>
        <w:rPr>
          <w:lang w:val="en-GB" w:eastAsia="nl-NL"/>
        </w:rPr>
        <w:t xml:space="preserve">The histogram shows this distribution over all measurements </w:t>
      </w:r>
      <w:r w:rsidR="006F561E">
        <w:rPr>
          <w:lang w:val="en-GB" w:eastAsia="nl-NL"/>
        </w:rPr>
        <w:t>for all road segments:</w:t>
      </w:r>
    </w:p>
    <w:p w14:paraId="4F38EC84" w14:textId="03F5C2FF" w:rsidR="0089151C" w:rsidRDefault="003C6E12" w:rsidP="006F7326">
      <w:pPr>
        <w:rPr>
          <w:lang w:val="en-GB" w:eastAsia="nl-NL"/>
        </w:rPr>
      </w:pPr>
      <w:r>
        <w:rPr>
          <w:noProof/>
        </w:rPr>
        <w:drawing>
          <wp:inline distT="0" distB="0" distL="0" distR="0" wp14:anchorId="0B93596A" wp14:editId="6FF64851">
            <wp:extent cx="2066925" cy="133100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9987" cy="1352292"/>
                    </a:xfrm>
                    <a:prstGeom prst="rect">
                      <a:avLst/>
                    </a:prstGeom>
                  </pic:spPr>
                </pic:pic>
              </a:graphicData>
            </a:graphic>
          </wp:inline>
        </w:drawing>
      </w:r>
    </w:p>
    <w:p w14:paraId="0646567B" w14:textId="42A33FD0" w:rsidR="0021017F" w:rsidRDefault="0021017F" w:rsidP="006F7326">
      <w:pPr>
        <w:rPr>
          <w:lang w:val="en-GB" w:eastAsia="nl-NL"/>
        </w:rPr>
      </w:pPr>
    </w:p>
    <w:p w14:paraId="2AA99F2A" w14:textId="77777777" w:rsidR="00C46E98" w:rsidRDefault="00C46E98" w:rsidP="006F7326">
      <w:pPr>
        <w:rPr>
          <w:lang w:val="en-GB" w:eastAsia="nl-NL"/>
        </w:rPr>
      </w:pPr>
    </w:p>
    <w:p w14:paraId="1FA72033" w14:textId="77777777" w:rsidR="00C46E98" w:rsidRDefault="00C46E98" w:rsidP="006F7326">
      <w:pPr>
        <w:rPr>
          <w:lang w:val="en-GB" w:eastAsia="nl-NL"/>
        </w:rPr>
      </w:pPr>
    </w:p>
    <w:p w14:paraId="17ABBE3F" w14:textId="77777777" w:rsidR="00C46E98" w:rsidRDefault="00C46E98" w:rsidP="006F7326">
      <w:pPr>
        <w:rPr>
          <w:lang w:val="en-GB" w:eastAsia="nl-NL"/>
        </w:rPr>
      </w:pPr>
    </w:p>
    <w:p w14:paraId="623C79AF" w14:textId="77777777" w:rsidR="00C46E98" w:rsidRDefault="00C46E98" w:rsidP="006F7326">
      <w:pPr>
        <w:rPr>
          <w:lang w:val="en-GB" w:eastAsia="nl-NL"/>
        </w:rPr>
      </w:pPr>
    </w:p>
    <w:p w14:paraId="549CE8E9" w14:textId="77777777" w:rsidR="00C46E98" w:rsidRDefault="00C46E98" w:rsidP="006F7326">
      <w:pPr>
        <w:rPr>
          <w:lang w:val="en-GB" w:eastAsia="nl-NL"/>
        </w:rPr>
      </w:pPr>
    </w:p>
    <w:p w14:paraId="70F1E3E1" w14:textId="77777777" w:rsidR="00C46E98" w:rsidRDefault="00C46E98" w:rsidP="006F7326">
      <w:pPr>
        <w:rPr>
          <w:lang w:val="en-GB" w:eastAsia="nl-NL"/>
        </w:rPr>
      </w:pPr>
    </w:p>
    <w:p w14:paraId="0BD3D66C" w14:textId="22A00BD0" w:rsidR="00F9155A" w:rsidRDefault="00F9155A" w:rsidP="006F7326">
      <w:pPr>
        <w:rPr>
          <w:lang w:val="en-GB" w:eastAsia="nl-NL"/>
        </w:rPr>
      </w:pPr>
      <w:r>
        <w:rPr>
          <w:lang w:val="en-GB" w:eastAsia="nl-NL"/>
        </w:rPr>
        <w:lastRenderedPageBreak/>
        <w:t xml:space="preserve">But as expected there is a large difference between the individual segments. This is a snapshot of some of these </w:t>
      </w:r>
      <w:r w:rsidR="00914857">
        <w:rPr>
          <w:lang w:val="en-GB" w:eastAsia="nl-NL"/>
        </w:rPr>
        <w:t>histograms</w:t>
      </w:r>
      <w:r>
        <w:rPr>
          <w:lang w:val="en-GB" w:eastAsia="nl-NL"/>
        </w:rPr>
        <w:t xml:space="preserve"> for different road segments (not </w:t>
      </w:r>
      <w:r w:rsidR="00914857">
        <w:rPr>
          <w:lang w:val="en-GB" w:eastAsia="nl-NL"/>
        </w:rPr>
        <w:t>all of them):</w:t>
      </w:r>
    </w:p>
    <w:p w14:paraId="1DB63351" w14:textId="1703CBF8" w:rsidR="00914857" w:rsidRDefault="00AB1728" w:rsidP="006F7326">
      <w:pPr>
        <w:rPr>
          <w:lang w:val="en-GB" w:eastAsia="nl-NL"/>
        </w:rPr>
      </w:pPr>
      <w:r>
        <w:rPr>
          <w:noProof/>
          <w:lang w:val="en-GB"/>
        </w:rPr>
        <w:drawing>
          <wp:inline distT="0" distB="0" distL="0" distR="0" wp14:anchorId="182773FF" wp14:editId="58E2D3BC">
            <wp:extent cx="2574925" cy="1812747"/>
            <wp:effectExtent l="0" t="0" r="0" b="0"/>
            <wp:docPr id="6" name="Picture 6" descr="C:\Users\STEFFENJanssen\AppData\Local\Microsoft\Windows\INetCache\Content.MSO\C38192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FENJanssen\AppData\Local\Microsoft\Windows\INetCache\Content.MSO\C381920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5190" cy="1890374"/>
                    </a:xfrm>
                    <a:prstGeom prst="rect">
                      <a:avLst/>
                    </a:prstGeom>
                    <a:noFill/>
                    <a:ln>
                      <a:noFill/>
                    </a:ln>
                  </pic:spPr>
                </pic:pic>
              </a:graphicData>
            </a:graphic>
          </wp:inline>
        </w:drawing>
      </w:r>
      <w:r w:rsidR="00654D4B">
        <w:rPr>
          <w:noProof/>
          <w:lang w:val="en-GB"/>
        </w:rPr>
        <w:drawing>
          <wp:inline distT="0" distB="0" distL="0" distR="0" wp14:anchorId="4C0CDA5D" wp14:editId="335625F6">
            <wp:extent cx="2570669" cy="1809750"/>
            <wp:effectExtent l="0" t="0" r="1270" b="0"/>
            <wp:docPr id="7" name="Picture 7" descr="C:\Users\STEFFENJanssen\AppData\Local\Microsoft\Windows\INetCache\Content.MSO\A7BF1F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FFENJanssen\AppData\Local\Microsoft\Windows\INetCache\Content.MSO\A7BF1FF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8162" cy="1857265"/>
                    </a:xfrm>
                    <a:prstGeom prst="rect">
                      <a:avLst/>
                    </a:prstGeom>
                    <a:noFill/>
                    <a:ln>
                      <a:noFill/>
                    </a:ln>
                  </pic:spPr>
                </pic:pic>
              </a:graphicData>
            </a:graphic>
          </wp:inline>
        </w:drawing>
      </w:r>
    </w:p>
    <w:p w14:paraId="51844AEA" w14:textId="3C403ECA" w:rsidR="008E68EF" w:rsidRDefault="001C6950" w:rsidP="006F7326">
      <w:pPr>
        <w:rPr>
          <w:lang w:val="en-GB" w:eastAsia="nl-NL"/>
        </w:rPr>
      </w:pPr>
      <w:r>
        <w:rPr>
          <w:noProof/>
          <w:lang w:val="en-GB"/>
        </w:rPr>
        <w:drawing>
          <wp:inline distT="0" distB="0" distL="0" distR="0" wp14:anchorId="59701247" wp14:editId="33A83C24">
            <wp:extent cx="2609850" cy="1837336"/>
            <wp:effectExtent l="0" t="0" r="0" b="0"/>
            <wp:docPr id="9" name="Picture 9" descr="C:\Users\STEFFENJanssen\AppData\Local\Microsoft\Windows\INetCache\Content.MSO\26E07F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FFENJanssen\AppData\Local\Microsoft\Windows\INetCache\Content.MSO\26E07FE6.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6042" cy="1883935"/>
                    </a:xfrm>
                    <a:prstGeom prst="rect">
                      <a:avLst/>
                    </a:prstGeom>
                    <a:noFill/>
                    <a:ln>
                      <a:noFill/>
                    </a:ln>
                  </pic:spPr>
                </pic:pic>
              </a:graphicData>
            </a:graphic>
          </wp:inline>
        </w:drawing>
      </w:r>
      <w:r w:rsidR="006B3AEE">
        <w:rPr>
          <w:noProof/>
          <w:lang w:val="en-GB"/>
        </w:rPr>
        <w:drawing>
          <wp:inline distT="0" distB="0" distL="0" distR="0" wp14:anchorId="027BDCEE" wp14:editId="5FAE608F">
            <wp:extent cx="2552700" cy="1830786"/>
            <wp:effectExtent l="0" t="0" r="0" b="0"/>
            <wp:docPr id="8" name="Picture 8" descr="C:\Users\STEFFENJanssen\AppData\Local\Microsoft\Windows\INetCache\Content.MSO\E1735A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FFENJanssen\AppData\Local\Microsoft\Windows\INetCache\Content.MSO\E1735A18.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4403" cy="1839179"/>
                    </a:xfrm>
                    <a:prstGeom prst="rect">
                      <a:avLst/>
                    </a:prstGeom>
                    <a:noFill/>
                    <a:ln>
                      <a:noFill/>
                    </a:ln>
                  </pic:spPr>
                </pic:pic>
              </a:graphicData>
            </a:graphic>
          </wp:inline>
        </w:drawing>
      </w:r>
      <w:r w:rsidR="001E3022">
        <w:rPr>
          <w:lang w:val="en-GB" w:eastAsia="nl-NL"/>
        </w:rPr>
        <w:br w:type="textWrapping" w:clear="all"/>
      </w:r>
    </w:p>
    <w:tbl>
      <w:tblPr>
        <w:tblStyle w:val="TableGrid"/>
        <w:tblW w:w="0" w:type="auto"/>
        <w:tblLook w:val="04A0" w:firstRow="1" w:lastRow="0" w:firstColumn="1" w:lastColumn="0" w:noHBand="0" w:noVBand="1"/>
      </w:tblPr>
      <w:tblGrid>
        <w:gridCol w:w="4508"/>
        <w:gridCol w:w="4508"/>
      </w:tblGrid>
      <w:tr w:rsidR="0039144F" w14:paraId="037E5440" w14:textId="77777777" w:rsidTr="0039144F">
        <w:tc>
          <w:tcPr>
            <w:tcW w:w="4508" w:type="dxa"/>
          </w:tcPr>
          <w:p w14:paraId="06CD56F9" w14:textId="0F54EF1B" w:rsidR="0039144F" w:rsidRDefault="0039144F" w:rsidP="006F7326">
            <w:pPr>
              <w:rPr>
                <w:lang w:val="en-GB" w:eastAsia="nl-NL"/>
              </w:rPr>
            </w:pPr>
            <w:r>
              <w:rPr>
                <w:noProof/>
              </w:rPr>
              <w:drawing>
                <wp:inline distT="0" distB="0" distL="0" distR="0" wp14:anchorId="48659C8D" wp14:editId="7D339A78">
                  <wp:extent cx="2486660" cy="179680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7894" cy="1812152"/>
                          </a:xfrm>
                          <a:prstGeom prst="rect">
                            <a:avLst/>
                          </a:prstGeom>
                        </pic:spPr>
                      </pic:pic>
                    </a:graphicData>
                  </a:graphic>
                </wp:inline>
              </w:drawing>
            </w:r>
          </w:p>
        </w:tc>
        <w:tc>
          <w:tcPr>
            <w:tcW w:w="4508" w:type="dxa"/>
          </w:tcPr>
          <w:p w14:paraId="553A1704" w14:textId="77777777" w:rsidR="0039144F" w:rsidRDefault="0039144F" w:rsidP="0039144F">
            <w:pPr>
              <w:rPr>
                <w:lang w:val="en-GB" w:eastAsia="nl-NL"/>
              </w:rPr>
            </w:pPr>
            <w:r>
              <w:rPr>
                <w:lang w:val="en-GB" w:eastAsia="nl-NL"/>
              </w:rPr>
              <w:t>When we plot the road segments on the map of New York City we can visualise exactly what data has been captured. This will automatically lead us to notice the massive data sparsity when you consider the entirety of NYC.</w:t>
            </w:r>
          </w:p>
          <w:p w14:paraId="0E8E4874" w14:textId="77777777" w:rsidR="0039144F" w:rsidRDefault="0039144F" w:rsidP="006F7326">
            <w:pPr>
              <w:rPr>
                <w:lang w:val="en-GB" w:eastAsia="nl-NL"/>
              </w:rPr>
            </w:pPr>
          </w:p>
        </w:tc>
      </w:tr>
      <w:tr w:rsidR="0039144F" w14:paraId="0E9946B4" w14:textId="77777777" w:rsidTr="0039144F">
        <w:tc>
          <w:tcPr>
            <w:tcW w:w="4508" w:type="dxa"/>
          </w:tcPr>
          <w:p w14:paraId="616239A4" w14:textId="77777777" w:rsidR="00C46E98" w:rsidRDefault="00C46E98" w:rsidP="0039144F">
            <w:pPr>
              <w:rPr>
                <w:lang w:val="en-GB" w:eastAsia="nl-NL"/>
              </w:rPr>
            </w:pPr>
          </w:p>
          <w:p w14:paraId="0B614325" w14:textId="77777777" w:rsidR="00C46E98" w:rsidRDefault="00C46E98" w:rsidP="0039144F">
            <w:pPr>
              <w:rPr>
                <w:lang w:val="en-GB" w:eastAsia="nl-NL"/>
              </w:rPr>
            </w:pPr>
          </w:p>
          <w:p w14:paraId="60942D25" w14:textId="77777777" w:rsidR="00C46E98" w:rsidRDefault="00C46E98" w:rsidP="0039144F">
            <w:pPr>
              <w:rPr>
                <w:lang w:val="en-GB" w:eastAsia="nl-NL"/>
              </w:rPr>
            </w:pPr>
          </w:p>
          <w:p w14:paraId="7B963C52" w14:textId="77777777" w:rsidR="00C46E98" w:rsidRDefault="00C46E98" w:rsidP="0039144F">
            <w:pPr>
              <w:rPr>
                <w:lang w:val="en-GB" w:eastAsia="nl-NL"/>
              </w:rPr>
            </w:pPr>
          </w:p>
          <w:p w14:paraId="6A880DE2" w14:textId="77777777" w:rsidR="00C46E98" w:rsidRDefault="00C46E98" w:rsidP="0039144F">
            <w:pPr>
              <w:rPr>
                <w:lang w:val="en-GB" w:eastAsia="nl-NL"/>
              </w:rPr>
            </w:pPr>
          </w:p>
          <w:p w14:paraId="34DB326C" w14:textId="77777777" w:rsidR="00C46E98" w:rsidRDefault="00C46E98" w:rsidP="0039144F">
            <w:pPr>
              <w:rPr>
                <w:lang w:val="en-GB" w:eastAsia="nl-NL"/>
              </w:rPr>
            </w:pPr>
          </w:p>
          <w:p w14:paraId="623EC7E1" w14:textId="77777777" w:rsidR="00C46E98" w:rsidRDefault="00C46E98" w:rsidP="0039144F">
            <w:pPr>
              <w:rPr>
                <w:lang w:val="en-GB" w:eastAsia="nl-NL"/>
              </w:rPr>
            </w:pPr>
          </w:p>
          <w:p w14:paraId="5F1E4E02" w14:textId="77777777" w:rsidR="00C46E98" w:rsidRDefault="00C46E98" w:rsidP="0039144F">
            <w:pPr>
              <w:rPr>
                <w:lang w:val="en-GB" w:eastAsia="nl-NL"/>
              </w:rPr>
            </w:pPr>
          </w:p>
          <w:p w14:paraId="35D3CE11" w14:textId="4C98B693" w:rsidR="0039144F" w:rsidRDefault="0039144F" w:rsidP="006F7326">
            <w:pPr>
              <w:rPr>
                <w:lang w:val="en-GB" w:eastAsia="nl-NL"/>
              </w:rPr>
            </w:pPr>
            <w:r>
              <w:rPr>
                <w:lang w:val="en-GB" w:eastAsia="nl-NL"/>
              </w:rPr>
              <w:t xml:space="preserve">Besides the traffic data we also have a Foursquare </w:t>
            </w:r>
            <w:proofErr w:type="spellStart"/>
            <w:r>
              <w:rPr>
                <w:lang w:val="en-GB" w:eastAsia="nl-NL"/>
              </w:rPr>
              <w:t>DataSet</w:t>
            </w:r>
            <w:proofErr w:type="spellEnd"/>
            <w:r>
              <w:rPr>
                <w:lang w:val="en-GB" w:eastAsia="nl-NL"/>
              </w:rPr>
              <w:t>. When we plot these points on the map they track the road segment outlines, due to the fact that I only captured the data in relative proximity to the roads for which I have data:</w:t>
            </w:r>
          </w:p>
        </w:tc>
        <w:tc>
          <w:tcPr>
            <w:tcW w:w="4508" w:type="dxa"/>
          </w:tcPr>
          <w:p w14:paraId="19954589" w14:textId="73A9DC41" w:rsidR="0039144F" w:rsidRDefault="0039144F" w:rsidP="006F7326">
            <w:pPr>
              <w:rPr>
                <w:lang w:val="en-GB" w:eastAsia="nl-NL"/>
              </w:rPr>
            </w:pPr>
            <w:r>
              <w:rPr>
                <w:noProof/>
                <w:lang w:val="en-GB"/>
              </w:rPr>
              <w:drawing>
                <wp:inline distT="0" distB="0" distL="0" distR="0" wp14:anchorId="5673A339" wp14:editId="6064926B">
                  <wp:extent cx="2432050" cy="2432050"/>
                  <wp:effectExtent l="0" t="0" r="6350" b="6350"/>
                  <wp:docPr id="14" name="Picture 14" descr="C:\Users\STEFFENJanssen\AppData\Local\Microsoft\Windows\INetCache\Content.MSO\597B25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EFFENJanssen\AppData\Local\Microsoft\Windows\INetCache\Content.MSO\597B25FE.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2050" cy="2432050"/>
                          </a:xfrm>
                          <a:prstGeom prst="rect">
                            <a:avLst/>
                          </a:prstGeom>
                          <a:noFill/>
                          <a:ln>
                            <a:noFill/>
                          </a:ln>
                        </pic:spPr>
                      </pic:pic>
                    </a:graphicData>
                  </a:graphic>
                </wp:inline>
              </w:drawing>
            </w:r>
          </w:p>
        </w:tc>
      </w:tr>
    </w:tbl>
    <w:p w14:paraId="1B4FE4E6" w14:textId="2BCE7903" w:rsidR="0036628F" w:rsidRDefault="0036628F" w:rsidP="006F7326">
      <w:pPr>
        <w:rPr>
          <w:lang w:val="en-GB" w:eastAsia="nl-NL"/>
        </w:rPr>
      </w:pPr>
    </w:p>
    <w:p w14:paraId="2B053E55" w14:textId="22C69DFE" w:rsidR="00BC25EF" w:rsidRDefault="00490B2F" w:rsidP="00490B2F">
      <w:pPr>
        <w:pStyle w:val="Heading2"/>
        <w:rPr>
          <w:lang w:val="en-GB" w:eastAsia="nl-NL"/>
        </w:rPr>
      </w:pPr>
      <w:r>
        <w:rPr>
          <w:lang w:val="en-GB" w:eastAsia="nl-NL"/>
        </w:rPr>
        <w:t>Analysis</w:t>
      </w:r>
    </w:p>
    <w:p w14:paraId="0FDF2293" w14:textId="34CD7349" w:rsidR="00AD6642" w:rsidRDefault="00AD6642" w:rsidP="00D64E28">
      <w:pPr>
        <w:rPr>
          <w:lang w:val="en-GB" w:eastAsia="nl-NL"/>
        </w:rPr>
      </w:pPr>
      <w:r>
        <w:rPr>
          <w:lang w:val="en-GB" w:eastAsia="nl-NL"/>
        </w:rPr>
        <w:t xml:space="preserve">The </w:t>
      </w:r>
      <w:r w:rsidR="00D64E28">
        <w:rPr>
          <w:lang w:val="en-GB" w:eastAsia="nl-NL"/>
        </w:rPr>
        <w:t xml:space="preserve">principle behind the creation of the baseline (see point 4 in the methodology) is to </w:t>
      </w:r>
      <w:r w:rsidR="004B4096">
        <w:rPr>
          <w:lang w:val="en-GB" w:eastAsia="nl-NL"/>
        </w:rPr>
        <w:t xml:space="preserve">define a set of rules that can derive a </w:t>
      </w:r>
      <w:r w:rsidR="00CB376A">
        <w:rPr>
          <w:lang w:val="en-GB" w:eastAsia="nl-NL"/>
        </w:rPr>
        <w:t>classification on the training set to indicate the overall average traffic flow in that point</w:t>
      </w:r>
      <w:r w:rsidR="00DD5F36">
        <w:rPr>
          <w:lang w:val="en-GB" w:eastAsia="nl-NL"/>
        </w:rPr>
        <w:t>.</w:t>
      </w:r>
    </w:p>
    <w:p w14:paraId="48CC93E8" w14:textId="0932D64B" w:rsidR="00DD5F36" w:rsidRDefault="00DD5F36" w:rsidP="00D64E28">
      <w:pPr>
        <w:rPr>
          <w:lang w:val="en-GB" w:eastAsia="nl-NL"/>
        </w:rPr>
      </w:pPr>
      <w:r>
        <w:rPr>
          <w:lang w:val="en-GB" w:eastAsia="nl-NL"/>
        </w:rPr>
        <w:t>We need to take a couple of things into account:</w:t>
      </w:r>
    </w:p>
    <w:p w14:paraId="7E53B277" w14:textId="78CED2FE" w:rsidR="00DD5F36" w:rsidRDefault="00DD5F36" w:rsidP="00DD5F36">
      <w:pPr>
        <w:pStyle w:val="ListParagraph"/>
        <w:numPr>
          <w:ilvl w:val="0"/>
          <w:numId w:val="11"/>
        </w:numPr>
        <w:rPr>
          <w:lang w:val="en-GB" w:eastAsia="nl-NL"/>
        </w:rPr>
      </w:pPr>
      <w:r>
        <w:rPr>
          <w:lang w:val="en-GB" w:eastAsia="nl-NL"/>
        </w:rPr>
        <w:t xml:space="preserve">The speed in a segment by itself is </w:t>
      </w:r>
      <w:r w:rsidR="00FD3158">
        <w:rPr>
          <w:lang w:val="en-GB" w:eastAsia="nl-NL"/>
        </w:rPr>
        <w:t xml:space="preserve">the average </w:t>
      </w:r>
      <w:r w:rsidR="00F64E20">
        <w:rPr>
          <w:lang w:val="en-GB" w:eastAsia="nl-NL"/>
        </w:rPr>
        <w:t>traffic flow</w:t>
      </w:r>
      <w:r w:rsidR="00C72482">
        <w:rPr>
          <w:lang w:val="en-GB" w:eastAsia="nl-NL"/>
        </w:rPr>
        <w:t xml:space="preserve"> and is a pure indicator of the </w:t>
      </w:r>
      <w:r w:rsidR="007B2234">
        <w:rPr>
          <w:lang w:val="en-GB" w:eastAsia="nl-NL"/>
        </w:rPr>
        <w:t xml:space="preserve">absolute </w:t>
      </w:r>
      <w:r w:rsidR="00C72482">
        <w:rPr>
          <w:lang w:val="en-GB" w:eastAsia="nl-NL"/>
        </w:rPr>
        <w:t>performance of the traffic flow in that point.</w:t>
      </w:r>
    </w:p>
    <w:p w14:paraId="607B2560" w14:textId="46B6679D" w:rsidR="00002F7D" w:rsidRDefault="003D3BA2" w:rsidP="00DD5F36">
      <w:pPr>
        <w:pStyle w:val="ListParagraph"/>
        <w:numPr>
          <w:ilvl w:val="0"/>
          <w:numId w:val="11"/>
        </w:numPr>
        <w:rPr>
          <w:lang w:val="en-GB" w:eastAsia="nl-NL"/>
        </w:rPr>
      </w:pPr>
      <w:r>
        <w:rPr>
          <w:lang w:val="en-GB" w:eastAsia="nl-NL"/>
        </w:rPr>
        <w:t xml:space="preserve">The perceived traffic flow however can differ: </w:t>
      </w:r>
      <w:r w:rsidR="004F48D6">
        <w:rPr>
          <w:lang w:val="en-GB" w:eastAsia="nl-NL"/>
        </w:rPr>
        <w:t xml:space="preserve">60 mph on a highway </w:t>
      </w:r>
      <w:proofErr w:type="gramStart"/>
      <w:r w:rsidR="004F48D6">
        <w:rPr>
          <w:lang w:val="en-GB" w:eastAsia="nl-NL"/>
        </w:rPr>
        <w:t>is considered to be</w:t>
      </w:r>
      <w:proofErr w:type="gramEnd"/>
      <w:r w:rsidR="00D06AFA">
        <w:rPr>
          <w:lang w:val="en-GB" w:eastAsia="nl-NL"/>
        </w:rPr>
        <w:t xml:space="preserve"> normal traffic speed</w:t>
      </w:r>
      <w:r w:rsidR="00FD05CF">
        <w:rPr>
          <w:lang w:val="en-GB" w:eastAsia="nl-NL"/>
        </w:rPr>
        <w:t xml:space="preserve">, at the same time 30 mph in a downtown alley </w:t>
      </w:r>
      <w:r w:rsidR="00EB7B1F">
        <w:rPr>
          <w:lang w:val="en-GB" w:eastAsia="nl-NL"/>
        </w:rPr>
        <w:t>is also considered to be good although the absolute speeds differ.</w:t>
      </w:r>
    </w:p>
    <w:p w14:paraId="5EB1C521" w14:textId="0DBA2038" w:rsidR="00EB7B1F" w:rsidRDefault="003B34D4" w:rsidP="003B34D4">
      <w:pPr>
        <w:pStyle w:val="ListParagraph"/>
        <w:numPr>
          <w:ilvl w:val="1"/>
          <w:numId w:val="11"/>
        </w:numPr>
        <w:rPr>
          <w:lang w:val="en-GB" w:eastAsia="nl-NL"/>
        </w:rPr>
      </w:pPr>
      <w:r>
        <w:rPr>
          <w:lang w:val="en-GB" w:eastAsia="nl-NL"/>
        </w:rPr>
        <w:t xml:space="preserve">Conversely </w:t>
      </w:r>
      <w:r w:rsidR="000A33BE">
        <w:rPr>
          <w:lang w:val="en-GB" w:eastAsia="nl-NL"/>
        </w:rPr>
        <w:t>30 mph on a highway is not particularly good whereas 60mph in a downtown alley is an outlier.</w:t>
      </w:r>
    </w:p>
    <w:p w14:paraId="06198741" w14:textId="3723A88E" w:rsidR="00BB59AB" w:rsidRDefault="00BB59AB" w:rsidP="00BB59AB">
      <w:pPr>
        <w:rPr>
          <w:lang w:val="en-GB" w:eastAsia="nl-NL"/>
        </w:rPr>
      </w:pPr>
      <w:r>
        <w:rPr>
          <w:lang w:val="en-GB" w:eastAsia="nl-NL"/>
        </w:rPr>
        <w:t xml:space="preserve">For this </w:t>
      </w:r>
      <w:proofErr w:type="gramStart"/>
      <w:r>
        <w:rPr>
          <w:lang w:val="en-GB" w:eastAsia="nl-NL"/>
        </w:rPr>
        <w:t>reason</w:t>
      </w:r>
      <w:proofErr w:type="gramEnd"/>
      <w:r>
        <w:rPr>
          <w:lang w:val="en-GB" w:eastAsia="nl-NL"/>
        </w:rPr>
        <w:t xml:space="preserve"> I have </w:t>
      </w:r>
      <w:r w:rsidR="00CC29F4">
        <w:rPr>
          <w:lang w:val="en-GB" w:eastAsia="nl-NL"/>
        </w:rPr>
        <w:t>ensured to define a baseline against which we can compare the current situation.</w:t>
      </w:r>
    </w:p>
    <w:p w14:paraId="6E0620CE" w14:textId="6B212972" w:rsidR="00CC29F4" w:rsidRDefault="00CC29F4" w:rsidP="00BB59AB">
      <w:pPr>
        <w:rPr>
          <w:lang w:val="en-GB" w:eastAsia="nl-NL"/>
        </w:rPr>
      </w:pPr>
      <w:r>
        <w:rPr>
          <w:lang w:val="en-GB" w:eastAsia="nl-NL"/>
        </w:rPr>
        <w:t xml:space="preserve">The baseline is </w:t>
      </w:r>
      <w:proofErr w:type="spellStart"/>
      <w:r>
        <w:rPr>
          <w:lang w:val="en-GB" w:eastAsia="nl-NL"/>
        </w:rPr>
        <w:t>therefor</w:t>
      </w:r>
      <w:proofErr w:type="spellEnd"/>
      <w:r>
        <w:rPr>
          <w:lang w:val="en-GB" w:eastAsia="nl-NL"/>
        </w:rPr>
        <w:t xml:space="preserve"> th</w:t>
      </w:r>
      <w:r w:rsidR="00EF765A">
        <w:rPr>
          <w:lang w:val="en-GB" w:eastAsia="nl-NL"/>
        </w:rPr>
        <w:t>e 50</w:t>
      </w:r>
      <w:r w:rsidR="00EF765A" w:rsidRPr="00EF765A">
        <w:rPr>
          <w:vertAlign w:val="superscript"/>
          <w:lang w:val="en-GB" w:eastAsia="nl-NL"/>
        </w:rPr>
        <w:t>th</w:t>
      </w:r>
      <w:r w:rsidR="00EF765A">
        <w:rPr>
          <w:lang w:val="en-GB" w:eastAsia="nl-NL"/>
        </w:rPr>
        <w:t xml:space="preserve"> quantile </w:t>
      </w:r>
      <w:r w:rsidR="0075180C">
        <w:rPr>
          <w:lang w:val="en-GB" w:eastAsia="nl-NL"/>
        </w:rPr>
        <w:t xml:space="preserve">over </w:t>
      </w:r>
      <w:r>
        <w:rPr>
          <w:lang w:val="en-GB" w:eastAsia="nl-NL"/>
        </w:rPr>
        <w:t xml:space="preserve">all </w:t>
      </w:r>
      <w:r w:rsidR="0075180C">
        <w:rPr>
          <w:lang w:val="en-GB" w:eastAsia="nl-NL"/>
        </w:rPr>
        <w:t xml:space="preserve">speed </w:t>
      </w:r>
      <w:r>
        <w:rPr>
          <w:lang w:val="en-GB" w:eastAsia="nl-NL"/>
        </w:rPr>
        <w:t xml:space="preserve">measurements in the chosen time period </w:t>
      </w:r>
      <w:r w:rsidR="002F6EBE">
        <w:rPr>
          <w:lang w:val="en-GB" w:eastAsia="nl-NL"/>
        </w:rPr>
        <w:t>for each of the road link segments.</w:t>
      </w:r>
      <w:r w:rsidR="0075180C">
        <w:rPr>
          <w:lang w:val="en-GB" w:eastAsia="nl-NL"/>
        </w:rPr>
        <w:t xml:space="preserve"> To account for the perceived traffic </w:t>
      </w:r>
      <w:proofErr w:type="gramStart"/>
      <w:r w:rsidR="0075180C">
        <w:rPr>
          <w:lang w:val="en-GB" w:eastAsia="nl-NL"/>
        </w:rPr>
        <w:t>flow</w:t>
      </w:r>
      <w:proofErr w:type="gramEnd"/>
      <w:r w:rsidR="0075180C">
        <w:rPr>
          <w:lang w:val="en-GB" w:eastAsia="nl-NL"/>
        </w:rPr>
        <w:t xml:space="preserve"> I also defined </w:t>
      </w:r>
      <w:r w:rsidR="00612E69">
        <w:rPr>
          <w:lang w:val="en-GB" w:eastAsia="nl-NL"/>
        </w:rPr>
        <w:t>other business rules to derive the performance feature</w:t>
      </w:r>
      <w:r w:rsidR="00C36E09">
        <w:rPr>
          <w:lang w:val="en-GB" w:eastAsia="nl-NL"/>
        </w:rPr>
        <w:t>. These are evaluated in order:</w:t>
      </w:r>
    </w:p>
    <w:p w14:paraId="07513983" w14:textId="3471AEB0" w:rsidR="00612E69" w:rsidRDefault="00777B71" w:rsidP="00612E69">
      <w:pPr>
        <w:pStyle w:val="ListParagraph"/>
        <w:numPr>
          <w:ilvl w:val="0"/>
          <w:numId w:val="12"/>
        </w:numPr>
        <w:rPr>
          <w:lang w:val="en-GB" w:eastAsia="nl-NL"/>
        </w:rPr>
      </w:pPr>
      <w:r>
        <w:rPr>
          <w:lang w:val="en-GB" w:eastAsia="nl-NL"/>
        </w:rPr>
        <w:t>Actual speed</w:t>
      </w:r>
      <w:r w:rsidR="00BB55FB">
        <w:rPr>
          <w:lang w:val="en-GB" w:eastAsia="nl-NL"/>
        </w:rPr>
        <w:t xml:space="preserve"> &gt; 0.75 * </w:t>
      </w:r>
      <w:r w:rsidR="00C36E09">
        <w:rPr>
          <w:lang w:val="en-GB" w:eastAsia="nl-NL"/>
        </w:rPr>
        <w:t>Max</w:t>
      </w:r>
      <w:r w:rsidR="00BB55FB">
        <w:rPr>
          <w:lang w:val="en-GB" w:eastAsia="nl-NL"/>
        </w:rPr>
        <w:t xml:space="preserve"> </w:t>
      </w:r>
      <w:proofErr w:type="gramStart"/>
      <w:r w:rsidR="00BB55FB">
        <w:rPr>
          <w:lang w:val="en-GB" w:eastAsia="nl-NL"/>
        </w:rPr>
        <w:t xml:space="preserve">speed </w:t>
      </w:r>
      <w:r>
        <w:rPr>
          <w:lang w:val="en-GB" w:eastAsia="nl-NL"/>
        </w:rPr>
        <w:t>:</w:t>
      </w:r>
      <w:proofErr w:type="gramEnd"/>
      <w:r>
        <w:rPr>
          <w:lang w:val="en-GB" w:eastAsia="nl-NL"/>
        </w:rPr>
        <w:t xml:space="preserve"> traffic flow is </w:t>
      </w:r>
      <w:r w:rsidRPr="00C36E09">
        <w:rPr>
          <w:b/>
          <w:bCs/>
          <w:lang w:val="en-GB" w:eastAsia="nl-NL"/>
        </w:rPr>
        <w:t>good</w:t>
      </w:r>
    </w:p>
    <w:p w14:paraId="01AF48BD" w14:textId="71F25A82" w:rsidR="00383577" w:rsidRDefault="00777B71" w:rsidP="00612E69">
      <w:pPr>
        <w:pStyle w:val="ListParagraph"/>
        <w:numPr>
          <w:ilvl w:val="0"/>
          <w:numId w:val="12"/>
        </w:numPr>
        <w:rPr>
          <w:lang w:val="en-GB" w:eastAsia="nl-NL"/>
        </w:rPr>
      </w:pPr>
      <w:r>
        <w:rPr>
          <w:lang w:val="en-GB" w:eastAsia="nl-NL"/>
        </w:rPr>
        <w:t>Actual speed</w:t>
      </w:r>
      <w:r w:rsidR="00383577">
        <w:rPr>
          <w:lang w:val="en-GB" w:eastAsia="nl-NL"/>
        </w:rPr>
        <w:t xml:space="preserve"> &gt; 75</w:t>
      </w:r>
      <w:r w:rsidR="00383577" w:rsidRPr="00383577">
        <w:rPr>
          <w:vertAlign w:val="superscript"/>
          <w:lang w:val="en-GB" w:eastAsia="nl-NL"/>
        </w:rPr>
        <w:t>th</w:t>
      </w:r>
      <w:r w:rsidR="00383577">
        <w:rPr>
          <w:lang w:val="en-GB" w:eastAsia="nl-NL"/>
        </w:rPr>
        <w:t xml:space="preserve"> </w:t>
      </w:r>
      <w:proofErr w:type="gramStart"/>
      <w:r w:rsidR="00383577">
        <w:rPr>
          <w:lang w:val="en-GB" w:eastAsia="nl-NL"/>
        </w:rPr>
        <w:t xml:space="preserve">quantile </w:t>
      </w:r>
      <w:r>
        <w:rPr>
          <w:lang w:val="en-GB" w:eastAsia="nl-NL"/>
        </w:rPr>
        <w:t>:</w:t>
      </w:r>
      <w:proofErr w:type="gramEnd"/>
      <w:r>
        <w:rPr>
          <w:lang w:val="en-GB" w:eastAsia="nl-NL"/>
        </w:rPr>
        <w:t xml:space="preserve"> traffic flow is </w:t>
      </w:r>
      <w:r w:rsidRPr="00C36E09">
        <w:rPr>
          <w:b/>
          <w:bCs/>
          <w:lang w:val="en-GB" w:eastAsia="nl-NL"/>
        </w:rPr>
        <w:t>good</w:t>
      </w:r>
    </w:p>
    <w:p w14:paraId="79872CC0" w14:textId="6BDFA7FC" w:rsidR="00777B71" w:rsidRDefault="00777B71" w:rsidP="00612E69">
      <w:pPr>
        <w:pStyle w:val="ListParagraph"/>
        <w:numPr>
          <w:ilvl w:val="0"/>
          <w:numId w:val="12"/>
        </w:numPr>
        <w:rPr>
          <w:lang w:val="en-GB" w:eastAsia="nl-NL"/>
        </w:rPr>
      </w:pPr>
      <w:r>
        <w:rPr>
          <w:lang w:val="en-GB" w:eastAsia="nl-NL"/>
        </w:rPr>
        <w:t xml:space="preserve">Actual speed &gt; 35 </w:t>
      </w:r>
      <w:proofErr w:type="gramStart"/>
      <w:r>
        <w:rPr>
          <w:lang w:val="en-GB" w:eastAsia="nl-NL"/>
        </w:rPr>
        <w:t>mph :</w:t>
      </w:r>
      <w:proofErr w:type="gramEnd"/>
      <w:r>
        <w:rPr>
          <w:lang w:val="en-GB" w:eastAsia="nl-NL"/>
        </w:rPr>
        <w:t xml:space="preserve"> traffic flow is </w:t>
      </w:r>
      <w:r w:rsidRPr="00C36E09">
        <w:rPr>
          <w:b/>
          <w:bCs/>
          <w:lang w:val="en-GB" w:eastAsia="nl-NL"/>
        </w:rPr>
        <w:t>ok</w:t>
      </w:r>
    </w:p>
    <w:p w14:paraId="7E3C71E5" w14:textId="0DB1FE87" w:rsidR="00777B71" w:rsidRDefault="001D2730" w:rsidP="00612E69">
      <w:pPr>
        <w:pStyle w:val="ListParagraph"/>
        <w:numPr>
          <w:ilvl w:val="0"/>
          <w:numId w:val="12"/>
        </w:numPr>
        <w:rPr>
          <w:lang w:val="en-GB" w:eastAsia="nl-NL"/>
        </w:rPr>
      </w:pPr>
      <w:r>
        <w:rPr>
          <w:lang w:val="en-GB" w:eastAsia="nl-NL"/>
        </w:rPr>
        <w:t>Actual speed &gt; 50</w:t>
      </w:r>
      <w:r w:rsidR="00C36E09" w:rsidRPr="00C36E09">
        <w:rPr>
          <w:vertAlign w:val="superscript"/>
          <w:lang w:val="en-GB" w:eastAsia="nl-NL"/>
        </w:rPr>
        <w:t>th</w:t>
      </w:r>
      <w:r w:rsidR="00C36E09">
        <w:rPr>
          <w:lang w:val="en-GB" w:eastAsia="nl-NL"/>
        </w:rPr>
        <w:t xml:space="preserve"> quantile: traffic flow is </w:t>
      </w:r>
      <w:r w:rsidR="00C36E09" w:rsidRPr="00C36E09">
        <w:rPr>
          <w:b/>
          <w:bCs/>
          <w:lang w:val="en-GB" w:eastAsia="nl-NL"/>
        </w:rPr>
        <w:t>ok</w:t>
      </w:r>
    </w:p>
    <w:p w14:paraId="7F598E9C" w14:textId="289568ED" w:rsidR="00C22113" w:rsidRPr="00491BC6" w:rsidRDefault="00C36E09" w:rsidP="006F7326">
      <w:pPr>
        <w:pStyle w:val="ListParagraph"/>
        <w:numPr>
          <w:ilvl w:val="0"/>
          <w:numId w:val="12"/>
        </w:numPr>
        <w:rPr>
          <w:lang w:val="en-GB" w:eastAsia="nl-NL"/>
        </w:rPr>
      </w:pPr>
      <w:r>
        <w:rPr>
          <w:lang w:val="en-GB" w:eastAsia="nl-NL"/>
        </w:rPr>
        <w:t xml:space="preserve">Otherwise: traffic flow is </w:t>
      </w:r>
      <w:r w:rsidRPr="00C36E09">
        <w:rPr>
          <w:b/>
          <w:bCs/>
          <w:lang w:val="en-GB" w:eastAsia="nl-NL"/>
        </w:rPr>
        <w:t>bad</w:t>
      </w:r>
    </w:p>
    <w:p w14:paraId="68E4452E" w14:textId="35595FA0" w:rsidR="00491BC6" w:rsidRDefault="00EA637F" w:rsidP="006F7326">
      <w:pPr>
        <w:rPr>
          <w:lang w:val="en-GB" w:eastAsia="nl-NL"/>
        </w:rPr>
      </w:pPr>
      <w:proofErr w:type="gramStart"/>
      <w:r>
        <w:rPr>
          <w:lang w:val="en-GB" w:eastAsia="nl-NL"/>
        </w:rPr>
        <w:t>So</w:t>
      </w:r>
      <w:proofErr w:type="gramEnd"/>
      <w:r>
        <w:rPr>
          <w:lang w:val="en-GB" w:eastAsia="nl-NL"/>
        </w:rPr>
        <w:t xml:space="preserve"> to perform the analysis </w:t>
      </w:r>
      <w:r w:rsidR="009E52D2">
        <w:rPr>
          <w:lang w:val="en-GB" w:eastAsia="nl-NL"/>
        </w:rPr>
        <w:t xml:space="preserve">on the current </w:t>
      </w:r>
      <w:r w:rsidR="00491BC6">
        <w:rPr>
          <w:lang w:val="en-GB" w:eastAsia="nl-NL"/>
        </w:rPr>
        <w:t xml:space="preserve">traffic flow </w:t>
      </w:r>
      <w:r>
        <w:rPr>
          <w:lang w:val="en-GB" w:eastAsia="nl-NL"/>
        </w:rPr>
        <w:t xml:space="preserve">we can evaluate the </w:t>
      </w:r>
      <w:r w:rsidR="00491BC6">
        <w:rPr>
          <w:lang w:val="en-GB" w:eastAsia="nl-NL"/>
        </w:rPr>
        <w:t>current speed against these baselines and business rules.</w:t>
      </w:r>
    </w:p>
    <w:p w14:paraId="61A18616" w14:textId="322D8155" w:rsidR="006E734E" w:rsidRDefault="005D1B62" w:rsidP="006F7326">
      <w:pPr>
        <w:rPr>
          <w:lang w:val="en-GB" w:eastAsia="nl-NL"/>
        </w:rPr>
      </w:pPr>
      <w:proofErr w:type="gramStart"/>
      <w:r>
        <w:rPr>
          <w:lang w:val="en-GB" w:eastAsia="nl-NL"/>
        </w:rPr>
        <w:t>However</w:t>
      </w:r>
      <w:proofErr w:type="gramEnd"/>
      <w:r>
        <w:rPr>
          <w:lang w:val="en-GB" w:eastAsia="nl-NL"/>
        </w:rPr>
        <w:t xml:space="preserve"> w</w:t>
      </w:r>
      <w:r w:rsidR="00491BC6">
        <w:rPr>
          <w:lang w:val="en-GB" w:eastAsia="nl-NL"/>
        </w:rPr>
        <w:t xml:space="preserve">hen it comes to evaluating venues, which do not in itself have a velocity, </w:t>
      </w:r>
      <w:r w:rsidR="008C734C">
        <w:rPr>
          <w:lang w:val="en-GB" w:eastAsia="nl-NL"/>
        </w:rPr>
        <w:t>there is a need for a different evaluation metric</w:t>
      </w:r>
      <w:r w:rsidR="006E734E">
        <w:rPr>
          <w:lang w:val="en-GB" w:eastAsia="nl-NL"/>
        </w:rPr>
        <w:t>.</w:t>
      </w:r>
    </w:p>
    <w:p w14:paraId="00C50884" w14:textId="15624DF4" w:rsidR="006E734E" w:rsidRDefault="006E734E" w:rsidP="006E734E">
      <w:pPr>
        <w:pStyle w:val="ListParagraph"/>
        <w:numPr>
          <w:ilvl w:val="0"/>
          <w:numId w:val="13"/>
        </w:numPr>
        <w:rPr>
          <w:lang w:val="en-GB" w:eastAsia="nl-NL"/>
        </w:rPr>
      </w:pPr>
      <w:r>
        <w:rPr>
          <w:lang w:val="en-GB" w:eastAsia="nl-NL"/>
        </w:rPr>
        <w:t xml:space="preserve">Average speed is </w:t>
      </w:r>
      <w:r w:rsidR="004763A2">
        <w:rPr>
          <w:lang w:val="en-GB" w:eastAsia="nl-NL"/>
        </w:rPr>
        <w:t xml:space="preserve">above 50 mph: traffic flow is </w:t>
      </w:r>
      <w:r w:rsidR="00BA3AE1" w:rsidRPr="00BA3AE1">
        <w:rPr>
          <w:b/>
          <w:bCs/>
          <w:lang w:val="en-GB" w:eastAsia="nl-NL"/>
        </w:rPr>
        <w:t>high</w:t>
      </w:r>
    </w:p>
    <w:p w14:paraId="49DF44B6" w14:textId="775542A8" w:rsidR="004763A2" w:rsidRDefault="004763A2" w:rsidP="006E734E">
      <w:pPr>
        <w:pStyle w:val="ListParagraph"/>
        <w:numPr>
          <w:ilvl w:val="0"/>
          <w:numId w:val="13"/>
        </w:numPr>
        <w:rPr>
          <w:lang w:val="en-GB" w:eastAsia="nl-NL"/>
        </w:rPr>
      </w:pPr>
      <w:r>
        <w:rPr>
          <w:lang w:val="en-GB" w:eastAsia="nl-NL"/>
        </w:rPr>
        <w:t xml:space="preserve">Average speed is above </w:t>
      </w:r>
      <w:r w:rsidR="00BA3AE1">
        <w:rPr>
          <w:lang w:val="en-GB" w:eastAsia="nl-NL"/>
        </w:rPr>
        <w:t xml:space="preserve">25 mph: traffic flow is </w:t>
      </w:r>
      <w:r w:rsidR="00BA3AE1" w:rsidRPr="00BA3AE1">
        <w:rPr>
          <w:b/>
          <w:bCs/>
          <w:lang w:val="en-GB" w:eastAsia="nl-NL"/>
        </w:rPr>
        <w:t>medium</w:t>
      </w:r>
    </w:p>
    <w:p w14:paraId="1CEB3001" w14:textId="62D4F745" w:rsidR="00BA3AE1" w:rsidRPr="006E734E" w:rsidRDefault="00BA3AE1" w:rsidP="006E734E">
      <w:pPr>
        <w:pStyle w:val="ListParagraph"/>
        <w:numPr>
          <w:ilvl w:val="0"/>
          <w:numId w:val="13"/>
        </w:numPr>
        <w:rPr>
          <w:lang w:val="en-GB" w:eastAsia="nl-NL"/>
        </w:rPr>
      </w:pPr>
      <w:r>
        <w:rPr>
          <w:lang w:val="en-GB" w:eastAsia="nl-NL"/>
        </w:rPr>
        <w:t xml:space="preserve">Otherwise: traffic flow is </w:t>
      </w:r>
      <w:r w:rsidRPr="00BA3AE1">
        <w:rPr>
          <w:b/>
          <w:bCs/>
          <w:lang w:val="en-GB" w:eastAsia="nl-NL"/>
        </w:rPr>
        <w:t>low</w:t>
      </w:r>
    </w:p>
    <w:p w14:paraId="215F76F7" w14:textId="77777777" w:rsidR="005D1B62" w:rsidRDefault="005D1B62">
      <w:pPr>
        <w:rPr>
          <w:rFonts w:asciiTheme="majorHAnsi" w:eastAsiaTheme="majorEastAsia" w:hAnsiTheme="majorHAnsi" w:cstheme="majorBidi"/>
          <w:color w:val="2F5496" w:themeColor="accent1" w:themeShade="BF"/>
          <w:sz w:val="32"/>
          <w:szCs w:val="32"/>
          <w:lang w:val="en-GB" w:eastAsia="nl-NL"/>
        </w:rPr>
      </w:pPr>
      <w:r>
        <w:rPr>
          <w:lang w:val="en-GB" w:eastAsia="nl-NL"/>
        </w:rPr>
        <w:br w:type="page"/>
      </w:r>
    </w:p>
    <w:p w14:paraId="4248672C" w14:textId="7772F520" w:rsidR="00B73AB6" w:rsidRDefault="00B73AB6" w:rsidP="005D1B62">
      <w:pPr>
        <w:pStyle w:val="Heading1"/>
        <w:rPr>
          <w:lang w:val="en-GB" w:eastAsia="nl-NL"/>
        </w:rPr>
      </w:pPr>
      <w:r>
        <w:rPr>
          <w:lang w:val="en-GB" w:eastAsia="nl-NL"/>
        </w:rPr>
        <w:lastRenderedPageBreak/>
        <w:t>Results</w:t>
      </w:r>
    </w:p>
    <w:p w14:paraId="1032C27E" w14:textId="1B5AB4B7" w:rsidR="009B2827" w:rsidRDefault="009B2827" w:rsidP="009B2827">
      <w:pPr>
        <w:rPr>
          <w:lang w:val="en-GB" w:eastAsia="nl-NL"/>
        </w:rPr>
      </w:pPr>
      <w:r>
        <w:rPr>
          <w:lang w:val="en-GB" w:eastAsia="nl-NL"/>
        </w:rPr>
        <w:t xml:space="preserve">Unsurprisingly the worst traffic is found more central to </w:t>
      </w:r>
      <w:r w:rsidR="009D219C">
        <w:rPr>
          <w:lang w:val="en-GB" w:eastAsia="nl-NL"/>
        </w:rPr>
        <w:t xml:space="preserve">the </w:t>
      </w:r>
      <w:r>
        <w:rPr>
          <w:lang w:val="en-GB" w:eastAsia="nl-NL"/>
        </w:rPr>
        <w:t>New York City</w:t>
      </w:r>
      <w:r w:rsidR="009D219C">
        <w:rPr>
          <w:lang w:val="en-GB" w:eastAsia="nl-NL"/>
        </w:rPr>
        <w:t xml:space="preserve"> Downtown</w:t>
      </w:r>
      <w:r w:rsidR="009401C8">
        <w:rPr>
          <w:lang w:val="en-GB" w:eastAsia="nl-NL"/>
        </w:rPr>
        <w:t xml:space="preserve">. The below plot superimposed on the NYC map shows that the </w:t>
      </w:r>
      <w:r w:rsidR="00FE4EFC">
        <w:rPr>
          <w:lang w:val="en-GB" w:eastAsia="nl-NL"/>
        </w:rPr>
        <w:t xml:space="preserve">road highlighted in red are particularly poor in terms of traffic flow as a </w:t>
      </w:r>
      <w:ins w:id="0" w:author="STEFFEN JANSSEN">
        <w:r w:rsidR="007759BC">
          <w:rPr>
            <w:lang w:val="en-GB" w:eastAsia="nl-NL"/>
          </w:rPr>
          <w:t xml:space="preserve">baseline, with measurements averaged over the full </w:t>
        </w:r>
        <w:r w:rsidR="00130A2B">
          <w:rPr>
            <w:lang w:val="en-GB" w:eastAsia="nl-NL"/>
          </w:rPr>
          <w:t>dataset.</w:t>
        </w:r>
      </w:ins>
    </w:p>
    <w:p w14:paraId="062E6899" w14:textId="1A0367CB" w:rsidR="00A37E11" w:rsidRPr="009B2827" w:rsidRDefault="00A37E11" w:rsidP="009B2827">
      <w:pPr>
        <w:rPr>
          <w:lang w:val="en-GB" w:eastAsia="nl-NL"/>
        </w:rPr>
      </w:pPr>
      <w:r>
        <w:rPr>
          <w:lang w:val="en-GB" w:eastAsia="nl-NL"/>
        </w:rPr>
        <w:t xml:space="preserve">What does jump out is the fact that we </w:t>
      </w:r>
      <w:proofErr w:type="gramStart"/>
      <w:r>
        <w:rPr>
          <w:lang w:val="en-GB" w:eastAsia="nl-NL"/>
        </w:rPr>
        <w:t xml:space="preserve">actually </w:t>
      </w:r>
      <w:r w:rsidR="00A409A3">
        <w:rPr>
          <w:lang w:val="en-GB" w:eastAsia="nl-NL"/>
        </w:rPr>
        <w:t>have</w:t>
      </w:r>
      <w:proofErr w:type="gramEnd"/>
      <w:r w:rsidR="00A409A3">
        <w:rPr>
          <w:lang w:val="en-GB" w:eastAsia="nl-NL"/>
        </w:rPr>
        <w:t xml:space="preserve"> a full picture because there are just 135 road segments that we are dealing with in this dataset whereas there is so much more that we would be interested in analysing.</w:t>
      </w:r>
    </w:p>
    <w:p w14:paraId="12204EC4" w14:textId="2858AAFB" w:rsidR="009B2827" w:rsidRDefault="009B2827" w:rsidP="00B73AB6">
      <w:pPr>
        <w:rPr>
          <w:lang w:val="en-GB" w:eastAsia="nl-NL"/>
        </w:rPr>
      </w:pPr>
      <w:r>
        <w:rPr>
          <w:noProof/>
        </w:rPr>
        <w:drawing>
          <wp:inline distT="0" distB="0" distL="0" distR="0" wp14:anchorId="6CA4192D" wp14:editId="6E66C3D0">
            <wp:extent cx="5543550" cy="4781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4781550"/>
                    </a:xfrm>
                    <a:prstGeom prst="rect">
                      <a:avLst/>
                    </a:prstGeom>
                  </pic:spPr>
                </pic:pic>
              </a:graphicData>
            </a:graphic>
          </wp:inline>
        </w:drawing>
      </w:r>
    </w:p>
    <w:p w14:paraId="29DC9533" w14:textId="0C7E573B" w:rsidR="00A409A3" w:rsidRDefault="00A409A3" w:rsidP="00A409A3">
      <w:pPr>
        <w:pStyle w:val="Heading2"/>
        <w:rPr>
          <w:lang w:val="en-GB" w:eastAsia="nl-NL"/>
        </w:rPr>
      </w:pPr>
      <w:r>
        <w:rPr>
          <w:lang w:val="en-GB" w:eastAsia="nl-NL"/>
        </w:rPr>
        <w:t>Predictive modelling</w:t>
      </w:r>
    </w:p>
    <w:p w14:paraId="65E527C8" w14:textId="0D3DBB05" w:rsidR="00A409A3" w:rsidRDefault="00A409A3" w:rsidP="00A409A3">
      <w:pPr>
        <w:rPr>
          <w:lang w:val="en-GB" w:eastAsia="nl-NL"/>
        </w:rPr>
      </w:pPr>
      <w:r>
        <w:rPr>
          <w:lang w:val="en-GB" w:eastAsia="nl-NL"/>
        </w:rPr>
        <w:t xml:space="preserve">Using 80% of the training data to build a KNN classifier and testing it on the 20% of the test data provides a reasonably good classifier. </w:t>
      </w:r>
    </w:p>
    <w:tbl>
      <w:tblPr>
        <w:tblStyle w:val="TableGrid"/>
        <w:tblW w:w="0" w:type="auto"/>
        <w:tblLook w:val="04A0" w:firstRow="1" w:lastRow="0" w:firstColumn="1" w:lastColumn="0" w:noHBand="0" w:noVBand="1"/>
      </w:tblPr>
      <w:tblGrid>
        <w:gridCol w:w="4508"/>
        <w:gridCol w:w="4508"/>
      </w:tblGrid>
      <w:tr w:rsidR="00A409A3" w14:paraId="75869B36" w14:textId="77777777" w:rsidTr="00A409A3">
        <w:tc>
          <w:tcPr>
            <w:tcW w:w="4508" w:type="dxa"/>
          </w:tcPr>
          <w:p w14:paraId="128BF9C7" w14:textId="441354FE" w:rsidR="00A409A3" w:rsidRDefault="00A409A3" w:rsidP="00A409A3">
            <w:pPr>
              <w:rPr>
                <w:lang w:val="en-GB" w:eastAsia="nl-NL"/>
              </w:rPr>
            </w:pPr>
            <w:r>
              <w:rPr>
                <w:noProof/>
                <w:lang w:val="en-GB"/>
              </w:rPr>
              <w:drawing>
                <wp:inline distT="0" distB="0" distL="0" distR="0" wp14:anchorId="34B0723C" wp14:editId="5E13396C">
                  <wp:extent cx="2546350" cy="1681551"/>
                  <wp:effectExtent l="0" t="0" r="6350" b="0"/>
                  <wp:docPr id="16" name="Picture 16" descr="C:\Users\STEFFENJanssen\AppData\Local\Microsoft\Windows\INetCache\Content.MSO\E9C376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EFFENJanssen\AppData\Local\Microsoft\Windows\INetCache\Content.MSO\E9C3764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9903" cy="1723520"/>
                          </a:xfrm>
                          <a:prstGeom prst="rect">
                            <a:avLst/>
                          </a:prstGeom>
                          <a:noFill/>
                          <a:ln>
                            <a:noFill/>
                          </a:ln>
                        </pic:spPr>
                      </pic:pic>
                    </a:graphicData>
                  </a:graphic>
                </wp:inline>
              </w:drawing>
            </w:r>
          </w:p>
        </w:tc>
        <w:tc>
          <w:tcPr>
            <w:tcW w:w="4508" w:type="dxa"/>
          </w:tcPr>
          <w:p w14:paraId="5932CFAB" w14:textId="77777777" w:rsidR="00A409A3" w:rsidRDefault="00A409A3" w:rsidP="00A409A3">
            <w:pPr>
              <w:rPr>
                <w:lang w:val="en-GB" w:eastAsia="nl-NL"/>
              </w:rPr>
            </w:pPr>
            <w:r>
              <w:rPr>
                <w:lang w:val="en-GB" w:eastAsia="nl-NL"/>
              </w:rPr>
              <w:t>The idea is to have a heat map that indicates the traffic flow in an area and to use that heat map in predicting the traffic flow in other areas using separate coordinates.</w:t>
            </w:r>
          </w:p>
          <w:p w14:paraId="2C34FB64" w14:textId="77777777" w:rsidR="00A409A3" w:rsidRDefault="00A409A3" w:rsidP="00A409A3">
            <w:pPr>
              <w:rPr>
                <w:lang w:val="en-GB" w:eastAsia="nl-NL"/>
              </w:rPr>
            </w:pPr>
          </w:p>
          <w:p w14:paraId="1EF9F05B" w14:textId="5174D271" w:rsidR="00A409A3" w:rsidRDefault="00A409A3" w:rsidP="00A409A3">
            <w:pPr>
              <w:rPr>
                <w:lang w:val="en-GB" w:eastAsia="nl-NL"/>
              </w:rPr>
            </w:pPr>
            <w:r>
              <w:rPr>
                <w:lang w:val="en-GB" w:eastAsia="nl-NL"/>
              </w:rPr>
              <w:t>With 3 or 5 Nearest Neighbours the classifier successfully classifies over 90% of the training points.</w:t>
            </w:r>
          </w:p>
        </w:tc>
      </w:tr>
    </w:tbl>
    <w:p w14:paraId="154A51E0" w14:textId="558DB9AE" w:rsidR="00A409A3" w:rsidRDefault="00A409A3" w:rsidP="00A409A3">
      <w:pPr>
        <w:rPr>
          <w:lang w:val="en-GB" w:eastAsia="nl-NL"/>
        </w:rPr>
      </w:pPr>
      <w:r>
        <w:rPr>
          <w:lang w:val="en-GB" w:eastAsia="nl-NL"/>
        </w:rPr>
        <w:lastRenderedPageBreak/>
        <w:t>The actual business question for the project was to determine how we can score venues in terms of accessibility. Thanks to the predictor we built there is a way to classify venues. The result is shown below:</w:t>
      </w:r>
    </w:p>
    <w:p w14:paraId="5F4E91F1" w14:textId="3A9793BC" w:rsidR="00A409A3" w:rsidRDefault="00A409A3" w:rsidP="00A409A3">
      <w:pPr>
        <w:rPr>
          <w:lang w:val="en-GB" w:eastAsia="nl-NL"/>
        </w:rPr>
      </w:pPr>
      <w:r>
        <w:rPr>
          <w:noProof/>
        </w:rPr>
        <w:drawing>
          <wp:inline distT="0" distB="0" distL="0" distR="0" wp14:anchorId="57AA6012" wp14:editId="72F6D126">
            <wp:extent cx="1844675" cy="146698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3642" cy="1474113"/>
                    </a:xfrm>
                    <a:prstGeom prst="rect">
                      <a:avLst/>
                    </a:prstGeom>
                  </pic:spPr>
                </pic:pic>
              </a:graphicData>
            </a:graphic>
          </wp:inline>
        </w:drawing>
      </w:r>
      <w:r w:rsidR="00743665">
        <w:rPr>
          <w:lang w:val="en-GB" w:eastAsia="nl-NL"/>
        </w:rPr>
        <w:t xml:space="preserve"> </w:t>
      </w:r>
    </w:p>
    <w:p w14:paraId="2C47B1D4" w14:textId="10372B09" w:rsidR="00A409A3" w:rsidRDefault="00A409A3" w:rsidP="00A409A3">
      <w:pPr>
        <w:rPr>
          <w:lang w:val="en-GB" w:eastAsia="nl-NL"/>
        </w:rPr>
      </w:pPr>
      <w:r>
        <w:rPr>
          <w:lang w:val="en-GB" w:eastAsia="nl-NL"/>
        </w:rPr>
        <w:t xml:space="preserve">The top 10 venue categories </w:t>
      </w:r>
      <w:r w:rsidR="00743665">
        <w:rPr>
          <w:lang w:val="en-GB" w:eastAsia="nl-NL"/>
        </w:rPr>
        <w:t>for each class are:</w:t>
      </w:r>
    </w:p>
    <w:p w14:paraId="14C8F80F" w14:textId="640B6E68" w:rsidR="00A409A3" w:rsidRDefault="00A409A3" w:rsidP="00A409A3">
      <w:pPr>
        <w:rPr>
          <w:noProof/>
        </w:rPr>
      </w:pPr>
      <w:r>
        <w:rPr>
          <w:noProof/>
        </w:rPr>
        <w:drawing>
          <wp:inline distT="0" distB="0" distL="0" distR="0" wp14:anchorId="69F65417" wp14:editId="77FE8F84">
            <wp:extent cx="1838325" cy="13995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248" cy="1406377"/>
                    </a:xfrm>
                    <a:prstGeom prst="rect">
                      <a:avLst/>
                    </a:prstGeom>
                  </pic:spPr>
                </pic:pic>
              </a:graphicData>
            </a:graphic>
          </wp:inline>
        </w:drawing>
      </w:r>
      <w:r w:rsidR="00743665" w:rsidRPr="00743665">
        <w:rPr>
          <w:noProof/>
        </w:rPr>
        <w:t xml:space="preserve"> </w:t>
      </w:r>
      <w:r w:rsidR="00743665">
        <w:rPr>
          <w:noProof/>
        </w:rPr>
        <w:drawing>
          <wp:inline distT="0" distB="0" distL="0" distR="0" wp14:anchorId="648E29E2" wp14:editId="32066A10">
            <wp:extent cx="1857501" cy="1352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73430" cy="1364149"/>
                    </a:xfrm>
                    <a:prstGeom prst="rect">
                      <a:avLst/>
                    </a:prstGeom>
                  </pic:spPr>
                </pic:pic>
              </a:graphicData>
            </a:graphic>
          </wp:inline>
        </w:drawing>
      </w:r>
      <w:bookmarkStart w:id="1" w:name="_GoBack"/>
      <w:r w:rsidR="00743665">
        <w:rPr>
          <w:noProof/>
        </w:rPr>
        <w:drawing>
          <wp:inline distT="0" distB="0" distL="0" distR="0" wp14:anchorId="19CCD38E" wp14:editId="25E4DEBC">
            <wp:extent cx="1820702" cy="137795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0089" cy="1400190"/>
                    </a:xfrm>
                    <a:prstGeom prst="rect">
                      <a:avLst/>
                    </a:prstGeom>
                  </pic:spPr>
                </pic:pic>
              </a:graphicData>
            </a:graphic>
          </wp:inline>
        </w:drawing>
      </w:r>
      <w:bookmarkEnd w:id="1"/>
    </w:p>
    <w:p w14:paraId="25978731" w14:textId="2FDBA7B0" w:rsidR="00743665" w:rsidRDefault="00743665" w:rsidP="00A409A3">
      <w:pPr>
        <w:rPr>
          <w:noProof/>
          <w:lang w:val="en-GB"/>
        </w:rPr>
      </w:pPr>
      <w:r>
        <w:rPr>
          <w:noProof/>
          <w:lang w:val="en-GB"/>
        </w:rPr>
        <w:t xml:space="preserve">The top 10 usually contain  a variety of different restaurant types as well as parks. </w:t>
      </w:r>
      <w:r w:rsidRPr="00743665">
        <w:rPr>
          <w:noProof/>
          <w:lang w:val="en-GB"/>
        </w:rPr>
        <w:t>With a distribution o</w:t>
      </w:r>
      <w:r>
        <w:rPr>
          <w:noProof/>
          <w:lang w:val="en-GB"/>
        </w:rPr>
        <w:t>f frequencies for the unique venue categories very much skewed to the low end on the frequency spectrum:</w:t>
      </w:r>
    </w:p>
    <w:p w14:paraId="2682CF1C" w14:textId="49FD49C8" w:rsidR="00743665" w:rsidRPr="00743665" w:rsidRDefault="00743665" w:rsidP="00A409A3">
      <w:pPr>
        <w:rPr>
          <w:lang w:val="en-GB" w:eastAsia="nl-NL"/>
        </w:rPr>
      </w:pPr>
      <w:r>
        <w:rPr>
          <w:noProof/>
        </w:rPr>
        <w:drawing>
          <wp:inline distT="0" distB="0" distL="0" distR="0" wp14:anchorId="15044F7B" wp14:editId="54E9DC6B">
            <wp:extent cx="2460625" cy="15522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9684" cy="1564307"/>
                    </a:xfrm>
                    <a:prstGeom prst="rect">
                      <a:avLst/>
                    </a:prstGeom>
                  </pic:spPr>
                </pic:pic>
              </a:graphicData>
            </a:graphic>
          </wp:inline>
        </w:drawing>
      </w:r>
    </w:p>
    <w:p w14:paraId="6EF17E1A" w14:textId="77777777" w:rsidR="00743665" w:rsidRDefault="00743665" w:rsidP="00B73AB6">
      <w:pPr>
        <w:rPr>
          <w:lang w:val="en-GB" w:eastAsia="nl-NL"/>
        </w:rPr>
      </w:pPr>
    </w:p>
    <w:p w14:paraId="0F22224C" w14:textId="5C5CCB56" w:rsidR="00B73AB6" w:rsidRDefault="00B73AB6" w:rsidP="00743665">
      <w:pPr>
        <w:pStyle w:val="Heading1"/>
        <w:rPr>
          <w:lang w:val="en-GB" w:eastAsia="nl-NL"/>
        </w:rPr>
      </w:pPr>
      <w:r>
        <w:rPr>
          <w:lang w:val="en-GB" w:eastAsia="nl-NL"/>
        </w:rPr>
        <w:t>Discussion</w:t>
      </w:r>
    </w:p>
    <w:p w14:paraId="6D77AA6A" w14:textId="0F4EB3AB" w:rsidR="00B73AB6" w:rsidRDefault="00743665" w:rsidP="00B73AB6">
      <w:pPr>
        <w:rPr>
          <w:lang w:val="en-GB" w:eastAsia="nl-NL"/>
        </w:rPr>
      </w:pPr>
      <w:r>
        <w:rPr>
          <w:lang w:val="en-GB" w:eastAsia="nl-NL"/>
        </w:rPr>
        <w:t>There are two parts to the results: One the one hand we are presented with information about what roads and what areas have poor traffic flow compared with the average and in absolute terms, on the other hand we used that data to classify venues.</w:t>
      </w:r>
    </w:p>
    <w:p w14:paraId="53A5A724" w14:textId="655F3624" w:rsidR="00743665" w:rsidRDefault="00743665" w:rsidP="00B73AB6">
      <w:pPr>
        <w:rPr>
          <w:lang w:val="en-GB" w:eastAsia="nl-NL"/>
        </w:rPr>
      </w:pPr>
      <w:r>
        <w:rPr>
          <w:lang w:val="en-GB" w:eastAsia="nl-NL"/>
        </w:rPr>
        <w:t xml:space="preserve">To start with the results for the traffic data are interesting in terms of visualizations </w:t>
      </w:r>
      <w:proofErr w:type="gramStart"/>
      <w:r>
        <w:rPr>
          <w:lang w:val="en-GB" w:eastAsia="nl-NL"/>
        </w:rPr>
        <w:t>and also</w:t>
      </w:r>
      <w:proofErr w:type="gramEnd"/>
      <w:r>
        <w:rPr>
          <w:lang w:val="en-GB" w:eastAsia="nl-NL"/>
        </w:rPr>
        <w:t xml:space="preserve"> allow us to do even further analysis based on the different timeframes for which the data is captured. However due to the lack of data of smaller streets we are unsure if we can really be certain to assume that traffic in that general area is the same as the traffic flow on the main roads. Still in general it does seem to suggest that the more central and the </w:t>
      </w:r>
      <w:proofErr w:type="gramStart"/>
      <w:r>
        <w:rPr>
          <w:lang w:val="en-GB" w:eastAsia="nl-NL"/>
        </w:rPr>
        <w:t>more dense</w:t>
      </w:r>
      <w:proofErr w:type="gramEnd"/>
      <w:r>
        <w:rPr>
          <w:lang w:val="en-GB" w:eastAsia="nl-NL"/>
        </w:rPr>
        <w:t xml:space="preserve"> the area is the worse the traffic flow is. </w:t>
      </w:r>
      <w:proofErr w:type="gramStart"/>
      <w:r>
        <w:rPr>
          <w:lang w:val="en-GB" w:eastAsia="nl-NL"/>
        </w:rPr>
        <w:t>However</w:t>
      </w:r>
      <w:proofErr w:type="gramEnd"/>
      <w:r>
        <w:rPr>
          <w:lang w:val="en-GB" w:eastAsia="nl-NL"/>
        </w:rPr>
        <w:t xml:space="preserve"> there are simply too many factors that we have not taken into account such </w:t>
      </w:r>
      <w:r>
        <w:rPr>
          <w:lang w:val="en-GB" w:eastAsia="nl-NL"/>
        </w:rPr>
        <w:lastRenderedPageBreak/>
        <w:t>as the maximum speed on the road, the maximum potential throughput of the road and alternative connections such as subway/rail.</w:t>
      </w:r>
    </w:p>
    <w:p w14:paraId="10ACE46A" w14:textId="2690DB7F" w:rsidR="00743665" w:rsidRDefault="004C5E64" w:rsidP="00B73AB6">
      <w:pPr>
        <w:rPr>
          <w:lang w:val="en-GB" w:eastAsia="nl-NL"/>
        </w:rPr>
      </w:pPr>
      <w:r>
        <w:rPr>
          <w:lang w:val="en-GB" w:eastAsia="nl-NL"/>
        </w:rPr>
        <w:t xml:space="preserve">Still we have shown that traffic is generally </w:t>
      </w:r>
      <w:proofErr w:type="spellStart"/>
      <w:r>
        <w:rPr>
          <w:lang w:val="en-GB" w:eastAsia="nl-NL"/>
        </w:rPr>
        <w:t>orse</w:t>
      </w:r>
      <w:proofErr w:type="spellEnd"/>
      <w:r>
        <w:rPr>
          <w:lang w:val="en-GB" w:eastAsia="nl-NL"/>
        </w:rPr>
        <w:t xml:space="preserve"> in the morning and in the evening as compared with the rest of the day. This is, once again, most pronounced in Manhattan.</w:t>
      </w:r>
    </w:p>
    <w:p w14:paraId="1E414F8F" w14:textId="594F7D39" w:rsidR="004C5E64" w:rsidRDefault="004C5E64" w:rsidP="00B73AB6">
      <w:pPr>
        <w:rPr>
          <w:lang w:val="en-GB" w:eastAsia="nl-NL"/>
        </w:rPr>
      </w:pPr>
      <w:r>
        <w:rPr>
          <w:lang w:val="en-GB" w:eastAsia="nl-NL"/>
        </w:rPr>
        <w:t>The results for the classification of venues shows:</w:t>
      </w:r>
    </w:p>
    <w:p w14:paraId="266A8CFA" w14:textId="77777777" w:rsidR="004C5E64" w:rsidRDefault="004C5E64" w:rsidP="004C5E64">
      <w:pPr>
        <w:pStyle w:val="ListParagraph"/>
        <w:numPr>
          <w:ilvl w:val="0"/>
          <w:numId w:val="14"/>
        </w:numPr>
        <w:rPr>
          <w:lang w:val="en-GB" w:eastAsia="nl-NL"/>
        </w:rPr>
      </w:pPr>
      <w:r>
        <w:rPr>
          <w:lang w:val="en-GB" w:eastAsia="nl-NL"/>
        </w:rPr>
        <w:t xml:space="preserve">There is hardly any overlap between venues in slow speed and </w:t>
      </w:r>
      <w:proofErr w:type="gramStart"/>
      <w:r>
        <w:rPr>
          <w:lang w:val="en-GB" w:eastAsia="nl-NL"/>
        </w:rPr>
        <w:t>high speed</w:t>
      </w:r>
      <w:proofErr w:type="gramEnd"/>
      <w:r>
        <w:rPr>
          <w:lang w:val="en-GB" w:eastAsia="nl-NL"/>
        </w:rPr>
        <w:t xml:space="preserve"> areas, other than Parks and Italian restaurants.</w:t>
      </w:r>
    </w:p>
    <w:p w14:paraId="5983D21E" w14:textId="62C3EF86" w:rsidR="004C5E64" w:rsidRDefault="004C5E64" w:rsidP="004C5E64">
      <w:pPr>
        <w:pStyle w:val="ListParagraph"/>
        <w:numPr>
          <w:ilvl w:val="0"/>
          <w:numId w:val="14"/>
        </w:numPr>
        <w:rPr>
          <w:lang w:val="en-GB" w:eastAsia="nl-NL"/>
        </w:rPr>
      </w:pPr>
      <w:r>
        <w:rPr>
          <w:lang w:val="en-GB" w:eastAsia="nl-NL"/>
        </w:rPr>
        <w:t>Fast food type restaurants are located near roads that have fast flowing traffic.</w:t>
      </w:r>
    </w:p>
    <w:p w14:paraId="1EFB9D4A" w14:textId="11C8C45E" w:rsidR="004C5E64" w:rsidRDefault="004C5E64" w:rsidP="004C5E64">
      <w:pPr>
        <w:pStyle w:val="ListParagraph"/>
        <w:numPr>
          <w:ilvl w:val="0"/>
          <w:numId w:val="14"/>
        </w:numPr>
        <w:rPr>
          <w:lang w:val="en-GB" w:eastAsia="nl-NL"/>
        </w:rPr>
      </w:pPr>
      <w:proofErr w:type="spellStart"/>
      <w:r>
        <w:rPr>
          <w:lang w:val="en-GB" w:eastAsia="nl-NL"/>
        </w:rPr>
        <w:t>Tradtitional</w:t>
      </w:r>
      <w:proofErr w:type="spellEnd"/>
      <w:r>
        <w:rPr>
          <w:lang w:val="en-GB" w:eastAsia="nl-NL"/>
        </w:rPr>
        <w:t xml:space="preserve"> restaurants </w:t>
      </w:r>
      <w:proofErr w:type="gramStart"/>
      <w:r>
        <w:rPr>
          <w:lang w:val="en-GB" w:eastAsia="nl-NL"/>
        </w:rPr>
        <w:t>are located in</w:t>
      </w:r>
      <w:proofErr w:type="gramEnd"/>
      <w:r>
        <w:rPr>
          <w:lang w:val="en-GB" w:eastAsia="nl-NL"/>
        </w:rPr>
        <w:t xml:space="preserve"> areas that have slower traffic.</w:t>
      </w:r>
    </w:p>
    <w:p w14:paraId="4CC58F48" w14:textId="11FA2BD5" w:rsidR="004C5E64" w:rsidRDefault="004C5E64" w:rsidP="004C5E64">
      <w:pPr>
        <w:pStyle w:val="ListParagraph"/>
        <w:numPr>
          <w:ilvl w:val="0"/>
          <w:numId w:val="14"/>
        </w:numPr>
        <w:rPr>
          <w:lang w:val="en-GB" w:eastAsia="nl-NL"/>
        </w:rPr>
      </w:pPr>
      <w:r>
        <w:rPr>
          <w:lang w:val="en-GB" w:eastAsia="nl-NL"/>
        </w:rPr>
        <w:t>Parks are the most common venues in New York City.</w:t>
      </w:r>
    </w:p>
    <w:p w14:paraId="069CE3BE" w14:textId="77777777" w:rsidR="004C5E64" w:rsidRDefault="004C5E64" w:rsidP="00743665">
      <w:pPr>
        <w:pStyle w:val="Heading1"/>
        <w:rPr>
          <w:lang w:val="en-GB" w:eastAsia="nl-NL"/>
        </w:rPr>
      </w:pPr>
    </w:p>
    <w:p w14:paraId="0756E8F4" w14:textId="209EC94A" w:rsidR="00C8404B" w:rsidRDefault="00B73AB6" w:rsidP="00743665">
      <w:pPr>
        <w:pStyle w:val="Heading1"/>
        <w:rPr>
          <w:lang w:val="en-GB" w:eastAsia="nl-NL"/>
        </w:rPr>
      </w:pPr>
      <w:r>
        <w:rPr>
          <w:lang w:val="en-GB" w:eastAsia="nl-NL"/>
        </w:rPr>
        <w:t>Conclusions</w:t>
      </w:r>
    </w:p>
    <w:p w14:paraId="69B3E105" w14:textId="3A2B84AD" w:rsidR="004C5E64" w:rsidRDefault="004C5E64" w:rsidP="004C5E64">
      <w:pPr>
        <w:rPr>
          <w:lang w:val="en-GB" w:eastAsia="nl-NL"/>
        </w:rPr>
      </w:pPr>
      <w:r>
        <w:rPr>
          <w:lang w:val="en-GB" w:eastAsia="nl-NL"/>
        </w:rPr>
        <w:t xml:space="preserve">This projects study presents an outcome that does seem to suggest that there is a difference in venue types that are typically situated close to faster or slower moving traffic. Empirical observations also teach us that fast food joints are more commonly placed near larger roads, and that </w:t>
      </w:r>
      <w:proofErr w:type="spellStart"/>
      <w:r>
        <w:rPr>
          <w:lang w:val="en-GB" w:eastAsia="nl-NL"/>
        </w:rPr>
        <w:t>chique</w:t>
      </w:r>
      <w:proofErr w:type="spellEnd"/>
      <w:r>
        <w:rPr>
          <w:lang w:val="en-GB" w:eastAsia="nl-NL"/>
        </w:rPr>
        <w:t xml:space="preserve"> or boutique restaurants will be more likely to </w:t>
      </w:r>
      <w:r w:rsidR="009521FB">
        <w:rPr>
          <w:lang w:val="en-GB" w:eastAsia="nl-NL"/>
        </w:rPr>
        <w:t>do business from slightly quieter downtown neighbourhoods.</w:t>
      </w:r>
    </w:p>
    <w:p w14:paraId="328DBE22" w14:textId="5B90C00F" w:rsidR="0087144E" w:rsidRDefault="0087144E" w:rsidP="004C5E64">
      <w:pPr>
        <w:rPr>
          <w:lang w:val="en-GB" w:eastAsia="nl-NL"/>
        </w:rPr>
      </w:pPr>
      <w:proofErr w:type="gramStart"/>
      <w:r>
        <w:rPr>
          <w:lang w:val="en-GB" w:eastAsia="nl-NL"/>
        </w:rPr>
        <w:t>Overall</w:t>
      </w:r>
      <w:proofErr w:type="gramEnd"/>
      <w:r>
        <w:rPr>
          <w:lang w:val="en-GB" w:eastAsia="nl-NL"/>
        </w:rPr>
        <w:t xml:space="preserve"> I think that it is safe to say that we need more and more precise data to be able to do more or better correlations between the two data sets.</w:t>
      </w:r>
    </w:p>
    <w:p w14:paraId="5B24E07B" w14:textId="0DA6FC8F" w:rsidR="0087144E" w:rsidRPr="00A52440" w:rsidRDefault="0087144E" w:rsidP="00A52440">
      <w:pPr>
        <w:pStyle w:val="ListParagraph"/>
        <w:numPr>
          <w:ilvl w:val="0"/>
          <w:numId w:val="15"/>
        </w:numPr>
        <w:rPr>
          <w:lang w:val="en-GB" w:eastAsia="nl-NL"/>
        </w:rPr>
      </w:pPr>
      <w:r w:rsidRPr="00A52440">
        <w:rPr>
          <w:lang w:val="en-GB" w:eastAsia="nl-NL"/>
        </w:rPr>
        <w:t xml:space="preserve">The first step would be to make sure that the NYC Traffic Data is complete and </w:t>
      </w:r>
      <w:proofErr w:type="gramStart"/>
      <w:r w:rsidRPr="00A52440">
        <w:rPr>
          <w:lang w:val="en-GB" w:eastAsia="nl-NL"/>
        </w:rPr>
        <w:t>actually contains</w:t>
      </w:r>
      <w:proofErr w:type="gramEnd"/>
      <w:r w:rsidRPr="00A52440">
        <w:rPr>
          <w:lang w:val="en-GB" w:eastAsia="nl-NL"/>
        </w:rPr>
        <w:t xml:space="preserve"> all the coordinates of the road segment, and not just the 12 first sets of longitudes and latitudes.</w:t>
      </w:r>
    </w:p>
    <w:p w14:paraId="5A33BBBC" w14:textId="4647F1CE" w:rsidR="0087144E" w:rsidRPr="00A52440" w:rsidRDefault="0087144E" w:rsidP="00A52440">
      <w:pPr>
        <w:pStyle w:val="ListParagraph"/>
        <w:numPr>
          <w:ilvl w:val="0"/>
          <w:numId w:val="15"/>
        </w:numPr>
        <w:rPr>
          <w:lang w:val="en-GB" w:eastAsia="nl-NL"/>
        </w:rPr>
      </w:pPr>
      <w:r w:rsidRPr="00A52440">
        <w:rPr>
          <w:lang w:val="en-GB" w:eastAsia="nl-NL"/>
        </w:rPr>
        <w:t>Secondly the NYC Traffic Data should be expanded to more roads and should also include smaller roads besides the main arteries that are currently included.</w:t>
      </w:r>
    </w:p>
    <w:p w14:paraId="51143650" w14:textId="0DBF06C1" w:rsidR="0087144E" w:rsidRPr="00A52440" w:rsidRDefault="0087144E" w:rsidP="00A52440">
      <w:pPr>
        <w:pStyle w:val="ListParagraph"/>
        <w:numPr>
          <w:ilvl w:val="0"/>
          <w:numId w:val="15"/>
        </w:numPr>
        <w:rPr>
          <w:lang w:val="en-GB" w:eastAsia="nl-NL"/>
        </w:rPr>
      </w:pPr>
      <w:r w:rsidRPr="00A52440">
        <w:rPr>
          <w:lang w:val="en-GB" w:eastAsia="nl-NL"/>
        </w:rPr>
        <w:t>Thirdly the categorisation of the Venue types needs improving to be able to collate different venue types into a parent group</w:t>
      </w:r>
    </w:p>
    <w:sectPr w:rsidR="0087144E" w:rsidRPr="00A52440" w:rsidSect="00B73AB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45FB5"/>
    <w:multiLevelType w:val="hybridMultilevel"/>
    <w:tmpl w:val="D50E08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E531345"/>
    <w:multiLevelType w:val="multilevel"/>
    <w:tmpl w:val="E060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E4518D"/>
    <w:multiLevelType w:val="hybridMultilevel"/>
    <w:tmpl w:val="8E40917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1204B4B"/>
    <w:multiLevelType w:val="hybridMultilevel"/>
    <w:tmpl w:val="A3D0D0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5F06F62"/>
    <w:multiLevelType w:val="multilevel"/>
    <w:tmpl w:val="7256E41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B1240F"/>
    <w:multiLevelType w:val="multilevel"/>
    <w:tmpl w:val="C1207C0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0A5D6B"/>
    <w:multiLevelType w:val="multilevel"/>
    <w:tmpl w:val="1ED6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177D2F"/>
    <w:multiLevelType w:val="hybridMultilevel"/>
    <w:tmpl w:val="8550D6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550201C9"/>
    <w:multiLevelType w:val="hybridMultilevel"/>
    <w:tmpl w:val="68AE7A6E"/>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83A79DA"/>
    <w:multiLevelType w:val="multilevel"/>
    <w:tmpl w:val="C1207C0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BF1504E"/>
    <w:multiLevelType w:val="hybridMultilevel"/>
    <w:tmpl w:val="036489F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DCD15FB"/>
    <w:multiLevelType w:val="hybridMultilevel"/>
    <w:tmpl w:val="D6E46D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07A4053"/>
    <w:multiLevelType w:val="hybridMultilevel"/>
    <w:tmpl w:val="C7CC86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B193B00"/>
    <w:multiLevelType w:val="multilevel"/>
    <w:tmpl w:val="4B22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29517D"/>
    <w:multiLevelType w:val="multilevel"/>
    <w:tmpl w:val="C1207C0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14"/>
  </w:num>
  <w:num w:numId="4">
    <w:abstractNumId w:val="0"/>
  </w:num>
  <w:num w:numId="5">
    <w:abstractNumId w:val="11"/>
  </w:num>
  <w:num w:numId="6">
    <w:abstractNumId w:val="1"/>
  </w:num>
  <w:num w:numId="7">
    <w:abstractNumId w:val="4"/>
  </w:num>
  <w:num w:numId="8">
    <w:abstractNumId w:val="13"/>
  </w:num>
  <w:num w:numId="9">
    <w:abstractNumId w:val="9"/>
  </w:num>
  <w:num w:numId="10">
    <w:abstractNumId w:val="8"/>
  </w:num>
  <w:num w:numId="11">
    <w:abstractNumId w:val="10"/>
  </w:num>
  <w:num w:numId="12">
    <w:abstractNumId w:val="7"/>
  </w:num>
  <w:num w:numId="13">
    <w:abstractNumId w:val="2"/>
  </w:num>
  <w:num w:numId="14">
    <w:abstractNumId w:val="3"/>
  </w:num>
  <w:num w:numId="1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FEN JANSSEN">
    <w15:presenceInfo w15:providerId="AD" w15:userId="S::steffen.janssen@nl.ibm.com::3d6daaea-d65b-464c-b3dd-1fa8afbe28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AB6"/>
    <w:rsid w:val="000027FD"/>
    <w:rsid w:val="00002F7D"/>
    <w:rsid w:val="000178B8"/>
    <w:rsid w:val="00044C44"/>
    <w:rsid w:val="00054FDA"/>
    <w:rsid w:val="00063E5E"/>
    <w:rsid w:val="000917C3"/>
    <w:rsid w:val="000A33BE"/>
    <w:rsid w:val="000C40EF"/>
    <w:rsid w:val="000D220B"/>
    <w:rsid w:val="000E2576"/>
    <w:rsid w:val="000F7DC2"/>
    <w:rsid w:val="00130A2B"/>
    <w:rsid w:val="00175985"/>
    <w:rsid w:val="001B0CE8"/>
    <w:rsid w:val="001C6589"/>
    <w:rsid w:val="001C6950"/>
    <w:rsid w:val="001D2730"/>
    <w:rsid w:val="001E3022"/>
    <w:rsid w:val="0021017F"/>
    <w:rsid w:val="002568C8"/>
    <w:rsid w:val="002C4426"/>
    <w:rsid w:val="002D76D7"/>
    <w:rsid w:val="002F6EBE"/>
    <w:rsid w:val="003044AA"/>
    <w:rsid w:val="00336915"/>
    <w:rsid w:val="003446E0"/>
    <w:rsid w:val="00353AC8"/>
    <w:rsid w:val="0036628F"/>
    <w:rsid w:val="00367235"/>
    <w:rsid w:val="00383577"/>
    <w:rsid w:val="0039144F"/>
    <w:rsid w:val="003A3848"/>
    <w:rsid w:val="003B34D4"/>
    <w:rsid w:val="003B6B6C"/>
    <w:rsid w:val="003C5F31"/>
    <w:rsid w:val="003C6E12"/>
    <w:rsid w:val="003D3BA2"/>
    <w:rsid w:val="003E27EC"/>
    <w:rsid w:val="00424D9F"/>
    <w:rsid w:val="00471D75"/>
    <w:rsid w:val="00474BC4"/>
    <w:rsid w:val="00475898"/>
    <w:rsid w:val="004763A2"/>
    <w:rsid w:val="00490B2F"/>
    <w:rsid w:val="00491BC6"/>
    <w:rsid w:val="004B4096"/>
    <w:rsid w:val="004C5E64"/>
    <w:rsid w:val="004F48D6"/>
    <w:rsid w:val="00500E2E"/>
    <w:rsid w:val="00507BEE"/>
    <w:rsid w:val="005A7D5B"/>
    <w:rsid w:val="005D0511"/>
    <w:rsid w:val="005D1B62"/>
    <w:rsid w:val="005D66F8"/>
    <w:rsid w:val="005E5BF7"/>
    <w:rsid w:val="00612E69"/>
    <w:rsid w:val="00624552"/>
    <w:rsid w:val="00654D4B"/>
    <w:rsid w:val="00671948"/>
    <w:rsid w:val="006B3AEE"/>
    <w:rsid w:val="006D0E32"/>
    <w:rsid w:val="006E734E"/>
    <w:rsid w:val="006F561E"/>
    <w:rsid w:val="006F7326"/>
    <w:rsid w:val="00701085"/>
    <w:rsid w:val="0070617A"/>
    <w:rsid w:val="00707A69"/>
    <w:rsid w:val="00743665"/>
    <w:rsid w:val="0075180C"/>
    <w:rsid w:val="00762C2A"/>
    <w:rsid w:val="007759BC"/>
    <w:rsid w:val="00777B71"/>
    <w:rsid w:val="007818B6"/>
    <w:rsid w:val="00781C2D"/>
    <w:rsid w:val="00783EF7"/>
    <w:rsid w:val="00783FDB"/>
    <w:rsid w:val="007A69CA"/>
    <w:rsid w:val="007B2234"/>
    <w:rsid w:val="007C4B82"/>
    <w:rsid w:val="00833C40"/>
    <w:rsid w:val="0087144E"/>
    <w:rsid w:val="0087435C"/>
    <w:rsid w:val="0088066B"/>
    <w:rsid w:val="0088563B"/>
    <w:rsid w:val="0089151C"/>
    <w:rsid w:val="008B69E1"/>
    <w:rsid w:val="008C0ACA"/>
    <w:rsid w:val="008C734C"/>
    <w:rsid w:val="008E68EF"/>
    <w:rsid w:val="0090312A"/>
    <w:rsid w:val="00904396"/>
    <w:rsid w:val="00914857"/>
    <w:rsid w:val="00923F7F"/>
    <w:rsid w:val="009401C8"/>
    <w:rsid w:val="0095093E"/>
    <w:rsid w:val="009521FB"/>
    <w:rsid w:val="009717BF"/>
    <w:rsid w:val="00993A80"/>
    <w:rsid w:val="00996D6B"/>
    <w:rsid w:val="009A4441"/>
    <w:rsid w:val="009B2827"/>
    <w:rsid w:val="009B347C"/>
    <w:rsid w:val="009D219C"/>
    <w:rsid w:val="009E52D2"/>
    <w:rsid w:val="009F1817"/>
    <w:rsid w:val="009F35B8"/>
    <w:rsid w:val="00A05ADA"/>
    <w:rsid w:val="00A13CCE"/>
    <w:rsid w:val="00A21316"/>
    <w:rsid w:val="00A27C16"/>
    <w:rsid w:val="00A359B0"/>
    <w:rsid w:val="00A36159"/>
    <w:rsid w:val="00A37E11"/>
    <w:rsid w:val="00A409A3"/>
    <w:rsid w:val="00A52440"/>
    <w:rsid w:val="00A64A66"/>
    <w:rsid w:val="00AA241D"/>
    <w:rsid w:val="00AB0437"/>
    <w:rsid w:val="00AB1728"/>
    <w:rsid w:val="00AC6F64"/>
    <w:rsid w:val="00AD6642"/>
    <w:rsid w:val="00AF494A"/>
    <w:rsid w:val="00B15E03"/>
    <w:rsid w:val="00B34555"/>
    <w:rsid w:val="00B61CF5"/>
    <w:rsid w:val="00B72D94"/>
    <w:rsid w:val="00B73AB6"/>
    <w:rsid w:val="00B7495B"/>
    <w:rsid w:val="00BA0BB5"/>
    <w:rsid w:val="00BA3AE1"/>
    <w:rsid w:val="00BA5670"/>
    <w:rsid w:val="00BB015F"/>
    <w:rsid w:val="00BB55FB"/>
    <w:rsid w:val="00BB59AB"/>
    <w:rsid w:val="00BC25EF"/>
    <w:rsid w:val="00BD0691"/>
    <w:rsid w:val="00BE50B0"/>
    <w:rsid w:val="00BF2CD8"/>
    <w:rsid w:val="00C12565"/>
    <w:rsid w:val="00C22113"/>
    <w:rsid w:val="00C24B2F"/>
    <w:rsid w:val="00C2617A"/>
    <w:rsid w:val="00C36E09"/>
    <w:rsid w:val="00C46E98"/>
    <w:rsid w:val="00C47830"/>
    <w:rsid w:val="00C72482"/>
    <w:rsid w:val="00C8404B"/>
    <w:rsid w:val="00CB376A"/>
    <w:rsid w:val="00CC203A"/>
    <w:rsid w:val="00CC29F4"/>
    <w:rsid w:val="00CE6CE2"/>
    <w:rsid w:val="00CF7247"/>
    <w:rsid w:val="00D06AFA"/>
    <w:rsid w:val="00D41CF4"/>
    <w:rsid w:val="00D434CC"/>
    <w:rsid w:val="00D630CB"/>
    <w:rsid w:val="00D64E28"/>
    <w:rsid w:val="00D731AE"/>
    <w:rsid w:val="00DC4371"/>
    <w:rsid w:val="00DD5F36"/>
    <w:rsid w:val="00DD7635"/>
    <w:rsid w:val="00E33EA5"/>
    <w:rsid w:val="00E51E08"/>
    <w:rsid w:val="00E66404"/>
    <w:rsid w:val="00EA637F"/>
    <w:rsid w:val="00EB7B1F"/>
    <w:rsid w:val="00EF765A"/>
    <w:rsid w:val="00F35CBC"/>
    <w:rsid w:val="00F37F74"/>
    <w:rsid w:val="00F64E20"/>
    <w:rsid w:val="00F722D4"/>
    <w:rsid w:val="00F7279A"/>
    <w:rsid w:val="00F9155A"/>
    <w:rsid w:val="00FA0898"/>
    <w:rsid w:val="00FA79D3"/>
    <w:rsid w:val="00FD05CF"/>
    <w:rsid w:val="00FD3158"/>
    <w:rsid w:val="00FE4EFC"/>
    <w:rsid w:val="00FF6E4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389C2"/>
  <w15:chartTrackingRefBased/>
  <w15:docId w15:val="{0940879C-F675-400A-B1AC-897BC6D69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A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3A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0B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73AB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73AB6"/>
    <w:rPr>
      <w:rFonts w:eastAsiaTheme="minorEastAsia"/>
      <w:lang w:val="en-US"/>
    </w:rPr>
  </w:style>
  <w:style w:type="character" w:customStyle="1" w:styleId="Heading1Char">
    <w:name w:val="Heading 1 Char"/>
    <w:basedOn w:val="DefaultParagraphFont"/>
    <w:link w:val="Heading1"/>
    <w:uiPriority w:val="9"/>
    <w:rsid w:val="00B73A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3A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0BB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A0BB5"/>
    <w:rPr>
      <w:color w:val="0000FF"/>
      <w:u w:val="single"/>
    </w:rPr>
  </w:style>
  <w:style w:type="paragraph" w:styleId="NormalWeb">
    <w:name w:val="Normal (Web)"/>
    <w:basedOn w:val="Normal"/>
    <w:uiPriority w:val="99"/>
    <w:unhideWhenUsed/>
    <w:rsid w:val="00BA0BB5"/>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stParagraph">
    <w:name w:val="List Paragraph"/>
    <w:basedOn w:val="Normal"/>
    <w:uiPriority w:val="34"/>
    <w:qFormat/>
    <w:rsid w:val="00E33EA5"/>
    <w:pPr>
      <w:ind w:left="720"/>
      <w:contextualSpacing/>
    </w:pPr>
  </w:style>
  <w:style w:type="character" w:styleId="UnresolvedMention">
    <w:name w:val="Unresolved Mention"/>
    <w:basedOn w:val="DefaultParagraphFont"/>
    <w:uiPriority w:val="99"/>
    <w:semiHidden/>
    <w:unhideWhenUsed/>
    <w:rsid w:val="00CE6CE2"/>
    <w:rPr>
      <w:color w:val="605E5C"/>
      <w:shd w:val="clear" w:color="auto" w:fill="E1DFDD"/>
    </w:rPr>
  </w:style>
  <w:style w:type="table" w:styleId="TableGrid">
    <w:name w:val="Table Grid"/>
    <w:basedOn w:val="TableNormal"/>
    <w:uiPriority w:val="39"/>
    <w:rsid w:val="00391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116180">
      <w:bodyDiv w:val="1"/>
      <w:marLeft w:val="0"/>
      <w:marRight w:val="0"/>
      <w:marTop w:val="0"/>
      <w:marBottom w:val="0"/>
      <w:divBdr>
        <w:top w:val="none" w:sz="0" w:space="0" w:color="auto"/>
        <w:left w:val="none" w:sz="0" w:space="0" w:color="auto"/>
        <w:bottom w:val="none" w:sz="0" w:space="0" w:color="auto"/>
        <w:right w:val="none" w:sz="0" w:space="0" w:color="auto"/>
      </w:divBdr>
    </w:div>
    <w:div w:id="1533491205">
      <w:bodyDiv w:val="1"/>
      <w:marLeft w:val="0"/>
      <w:marRight w:val="0"/>
      <w:marTop w:val="0"/>
      <w:marBottom w:val="0"/>
      <w:divBdr>
        <w:top w:val="none" w:sz="0" w:space="0" w:color="auto"/>
        <w:left w:val="none" w:sz="0" w:space="0" w:color="auto"/>
        <w:bottom w:val="none" w:sz="0" w:space="0" w:color="auto"/>
        <w:right w:val="none" w:sz="0" w:space="0" w:color="auto"/>
      </w:divBdr>
    </w:div>
    <w:div w:id="1992519255">
      <w:bodyDiv w:val="1"/>
      <w:marLeft w:val="0"/>
      <w:marRight w:val="0"/>
      <w:marTop w:val="0"/>
      <w:marBottom w:val="0"/>
      <w:divBdr>
        <w:top w:val="none" w:sz="0" w:space="0" w:color="auto"/>
        <w:left w:val="none" w:sz="0" w:space="0" w:color="auto"/>
        <w:bottom w:val="none" w:sz="0" w:space="0" w:color="auto"/>
        <w:right w:val="none" w:sz="0" w:space="0" w:color="auto"/>
      </w:divBdr>
    </w:div>
    <w:div w:id="2003508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foursquare.com/docs/api/venues/search" TargetMode="Externa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yperlink" Target="https://www.kaggle.com/crailtap/nyc-real-time-traffic-speed-data-feed" TargetMode="External"/><Relationship Id="rId17" Type="http://schemas.openxmlformats.org/officeDocument/2006/relationships/hyperlink" Target="https://data.cityofnewyork.us/Transportation/Real-Time-Traffic-Speed-Data/xsat-x5s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ata.cityofnewyork.us/Transportation/Real-Time-Traffic-Speed-Data/qkm5-nuaq"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data.cityofnewyork.us/Transportation/Real-Time-Traffic-Speed-Data/xsat-x5sa" TargetMode="External"/><Relationship Id="rId23" Type="http://schemas.openxmlformats.org/officeDocument/2006/relationships/image" Target="media/image7.png"/><Relationship Id="rId28" Type="http://schemas.openxmlformats.org/officeDocument/2006/relationships/image" Target="media/image12.png"/><Relationship Id="rId36" Type="http://schemas.microsoft.com/office/2011/relationships/people" Target="people.xml"/><Relationship Id="rId10" Type="http://schemas.openxmlformats.org/officeDocument/2006/relationships/hyperlink" Target="https://api.foursquare.com/v2/venues/explore?&amp;client_id=%7B%7D&amp;client_secret=%7B%7D&amp;v=%7B%7D&amp;ll=%7B%7D,%7B%7D&amp;radius=%7B%7D&amp;limit=%7B%7D"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hyperlink" Target="mailto:steffen.janssen@gmail.com" TargetMode="External"/><Relationship Id="rId14" Type="http://schemas.openxmlformats.org/officeDocument/2006/relationships/hyperlink" Target="http://data.beta.nyc/dataset/nyc-real-time-traffic-speed-data-feed-archive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826A862D864917B6728B298761A7AD"/>
        <w:category>
          <w:name w:val="General"/>
          <w:gallery w:val="placeholder"/>
        </w:category>
        <w:types>
          <w:type w:val="bbPlcHdr"/>
        </w:types>
        <w:behaviors>
          <w:behavior w:val="content"/>
        </w:behaviors>
        <w:guid w:val="{080CCEA8-DA32-42AC-A731-ADEB3C003FD4}"/>
      </w:docPartPr>
      <w:docPartBody>
        <w:p w:rsidR="00000000" w:rsidRDefault="008E4B8E" w:rsidP="008E4B8E">
          <w:pPr>
            <w:pStyle w:val="45826A862D864917B6728B298761A7AD"/>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B8E"/>
    <w:rsid w:val="008E4B8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826A862D864917B6728B298761A7AD">
    <w:name w:val="45826A862D864917B6728B298761A7AD"/>
    <w:rsid w:val="008E4B8E"/>
  </w:style>
  <w:style w:type="paragraph" w:customStyle="1" w:styleId="51AEC3ADA9104DF18641A725AFE7CD86">
    <w:name w:val="51AEC3ADA9104DF18641A725AFE7CD86"/>
    <w:rsid w:val="008E4B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Steffen Janssen</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37A42FFA349614D8ADB891C6481ED5C" ma:contentTypeVersion="0" ma:contentTypeDescription="Create a new document." ma:contentTypeScope="" ma:versionID="3aecdc0422945216c484ac6f7b8bfd15">
  <xsd:schema xmlns:xsd="http://www.w3.org/2001/XMLSchema" xmlns:xs="http://www.w3.org/2001/XMLSchema" xmlns:p="http://schemas.microsoft.com/office/2006/metadata/properties" targetNamespace="http://schemas.microsoft.com/office/2006/metadata/properties" ma:root="true" ma:fieldsID="7215b9db2619e020f8e16e462a98f49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DFA821-CEA1-4163-B5FE-D6A90016FF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72F723E-9A02-4F11-AF20-CB21EAE02743}">
  <ds:schemaRefs>
    <ds:schemaRef ds:uri="http://schemas.microsoft.com/sharepoint/v3/contenttype/forms"/>
  </ds:schemaRefs>
</ds:datastoreItem>
</file>

<file path=customXml/itemProps4.xml><?xml version="1.0" encoding="utf-8"?>
<ds:datastoreItem xmlns:ds="http://schemas.openxmlformats.org/officeDocument/2006/customXml" ds:itemID="{B1A8D90A-F383-448D-A0F6-081ED2B72A8E}">
  <ds:schemaRefs>
    <ds:schemaRef ds:uri="http://purl.org/dc/terms/"/>
    <ds:schemaRef ds:uri="http://purl.org/dc/dcmitype/"/>
    <ds:schemaRef ds:uri="http://schemas.microsoft.com/office/2006/metadata/properties"/>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2481</Words>
  <Characters>13646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Classifying NYC venues based on traffic speed</vt:lpstr>
    </vt:vector>
  </TitlesOfParts>
  <Company>steffen.janssen@gmail.com</Company>
  <LinksUpToDate>false</LinksUpToDate>
  <CharactersWithSpaces>16095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Classifying NYC venues based on traffic speed</dc:title>
  <dc:subject/>
  <dc:creator>STEFFEN JANSSEN</dc:creator>
  <cp:keywords/>
  <dc:description/>
  <cp:lastModifiedBy>STEFFEN JANSSEN</cp:lastModifiedBy>
  <cp:revision>2</cp:revision>
  <dcterms:created xsi:type="dcterms:W3CDTF">2020-01-20T22:29:00Z</dcterms:created>
  <dcterms:modified xsi:type="dcterms:W3CDTF">2020-01-20T22:29:00Z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0x010100337A42FFA349614D8ADB891C6481ED5C</vt:lpwstr>
  </property>
</Properties>
</file>